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66CC2" w14:textId="77777777" w:rsidR="0082163A" w:rsidRDefault="0082163A" w:rsidP="0082163A">
      <w:pPr>
        <w:pStyle w:val="1"/>
      </w:pPr>
      <w:commentRangeStart w:id="0"/>
      <w:del w:id="1" w:author="涛 龙" w:date="2026-05-06T15:41:00Z">
        <w:r w:rsidDel="005C4466">
          <w:rPr>
            <w:rFonts w:hint="eastAsia"/>
          </w:rPr>
          <w:delText>系统安全模块</w:delText>
        </w:r>
        <w:commentRangeEnd w:id="0"/>
        <w:r w:rsidDel="005C4466">
          <w:rPr>
            <w:rStyle w:val="af4"/>
            <w:rFonts w:hint="eastAsia"/>
            <w:sz w:val="30"/>
          </w:rPr>
          <w:commentReference w:id="0"/>
        </w:r>
        <w:r w:rsidDel="005C4466">
          <w:rPr>
            <w:rFonts w:hint="eastAsia"/>
          </w:rPr>
          <w:delText>设计与实现</w:delText>
        </w:r>
      </w:del>
      <w:bookmarkStart w:id="2" w:name="_Toc229127912"/>
      <w:ins w:id="3" w:author="涛 龙" w:date="2026-05-06T15:41:00Z">
        <w:r>
          <w:rPr>
            <w:rFonts w:hint="eastAsia"/>
          </w:rPr>
          <w:t>日常诊疗模块</w:t>
        </w:r>
      </w:ins>
      <w:bookmarkEnd w:id="2"/>
    </w:p>
    <w:p w14:paraId="0707526E" w14:textId="097A4C1D" w:rsidR="0082163A" w:rsidRDefault="0082163A" w:rsidP="0082163A">
      <w:pPr>
        <w:pStyle w:val="ae"/>
      </w:pPr>
      <w:r w:rsidRPr="0082163A">
        <w:t>日常诊疗模块承载了系统</w:t>
      </w:r>
      <w:proofErr w:type="gramStart"/>
      <w:r w:rsidRPr="0082163A">
        <w:t>最</w:t>
      </w:r>
      <w:proofErr w:type="gramEnd"/>
      <w:r w:rsidRPr="0082163A">
        <w:t>核心的基础业务功能，涵盖患者档案的全生命周期维护、四类检查记录（</w:t>
      </w:r>
      <w:r w:rsidRPr="0082163A">
        <w:t>CT</w:t>
      </w:r>
      <w:r w:rsidRPr="0082163A">
        <w:t>、核磁、肠镜、病理）的</w:t>
      </w:r>
      <w:proofErr w:type="gramStart"/>
      <w:r w:rsidRPr="0082163A">
        <w:t>增删改查与</w:t>
      </w:r>
      <w:proofErr w:type="gramEnd"/>
      <w:r w:rsidRPr="0082163A">
        <w:t>报告附件管理、</w:t>
      </w:r>
      <w:r w:rsidRPr="0082163A">
        <w:t>XML</w:t>
      </w:r>
      <w:r w:rsidRPr="0082163A">
        <w:t>格式检查报告的自动解析录入、检验结果的逐项录入与批量登记，以及临床医嘱的开具与版本管理。该模块是整个系统的数据入口，所有后续的查询、统计、预警功能均建立在它产生的数据基础之上。</w:t>
      </w:r>
      <w:del w:id="4" w:author="涛 龙" w:date="2026-05-06T15:41:00Z">
        <w:r w:rsidRPr="0082163A" w:rsidDel="005C4466">
          <w:rPr>
            <w:rFonts w:hint="eastAsia"/>
          </w:rPr>
          <w:delText>系统安全模块是所有业务模块的横切基础设施，承担身份认证、权限校验和操作审计三项核心职责，确保系统在医疗数据管理场景下的安全性、合规性和可追溯性。</w:delText>
        </w:r>
      </w:del>
    </w:p>
    <w:p w14:paraId="33C6BBCB" w14:textId="08E23CBB" w:rsidR="0082163A" w:rsidRDefault="0082163A" w:rsidP="0082163A">
      <w:pPr>
        <w:pStyle w:val="ae"/>
      </w:pPr>
      <w:r w:rsidRPr="0082163A">
        <w:t>图</w:t>
      </w:r>
      <w:r w:rsidRPr="0082163A">
        <w:t>5-1</w:t>
      </w:r>
      <w:r w:rsidRPr="0082163A">
        <w:t>展示了日常诊疗模块中各类的依赖关系与核心方法。图中采用以下约定：</w:t>
      </w:r>
      <w:r w:rsidRPr="0082163A">
        <w:rPr>
          <w:rStyle w:val="HTML"/>
          <w:rFonts w:ascii="Times New Roman" w:hAnsi="Times New Roman" w:cs="Times New Roman"/>
        </w:rPr>
        <w:t>C</w:t>
      </w:r>
      <w:r w:rsidRPr="0082163A">
        <w:t>表示</w:t>
      </w:r>
      <w:r w:rsidRPr="0082163A">
        <w:t>Controller</w:t>
      </w:r>
      <w:r w:rsidRPr="0082163A">
        <w:t>控制层、</w:t>
      </w:r>
      <w:r w:rsidRPr="0082163A">
        <w:rPr>
          <w:rStyle w:val="HTML"/>
          <w:rFonts w:ascii="Times New Roman" w:hAnsi="Times New Roman" w:cs="Times New Roman"/>
        </w:rPr>
        <w:t>S</w:t>
      </w:r>
      <w:r w:rsidRPr="0082163A">
        <w:t>表示</w:t>
      </w:r>
      <w:r w:rsidRPr="0082163A">
        <w:t>Service</w:t>
      </w:r>
      <w:r w:rsidRPr="0082163A">
        <w:t>业务层、</w:t>
      </w:r>
      <w:r w:rsidRPr="0082163A">
        <w:rPr>
          <w:rStyle w:val="HTML"/>
          <w:rFonts w:ascii="Times New Roman" w:hAnsi="Times New Roman" w:cs="Times New Roman"/>
        </w:rPr>
        <w:t>M</w:t>
      </w:r>
      <w:r w:rsidRPr="0082163A">
        <w:t>表示</w:t>
      </w:r>
      <w:r w:rsidRPr="0082163A">
        <w:t>Mapper</w:t>
      </w:r>
      <w:r w:rsidRPr="0082163A">
        <w:t>数据访问层、</w:t>
      </w:r>
      <w:r w:rsidRPr="0082163A">
        <w:rPr>
          <w:rStyle w:val="HTML"/>
          <w:rFonts w:ascii="Times New Roman" w:hAnsi="Times New Roman" w:cs="Times New Roman"/>
        </w:rPr>
        <w:t>E</w:t>
      </w:r>
      <w:r w:rsidRPr="0082163A">
        <w:t>表示</w:t>
      </w:r>
      <w:r w:rsidRPr="0082163A">
        <w:t>Entity</w:t>
      </w:r>
      <w:r w:rsidRPr="0082163A">
        <w:t>实体类、</w:t>
      </w:r>
      <w:r w:rsidRPr="0082163A">
        <w:rPr>
          <w:rStyle w:val="HTML"/>
          <w:rFonts w:ascii="Times New Roman" w:hAnsi="Times New Roman" w:cs="Times New Roman"/>
        </w:rPr>
        <w:t>VO</w:t>
      </w:r>
      <w:r w:rsidRPr="0082163A">
        <w:t>表示视图对象。</w:t>
      </w:r>
      <w:r w:rsidRPr="0082163A">
        <w:rPr>
          <w:rStyle w:val="HTML"/>
          <w:rFonts w:ascii="Times New Roman" w:hAnsi="Times New Roman" w:cs="Times New Roman"/>
        </w:rPr>
        <w:t>+</w:t>
      </w:r>
      <w:r w:rsidRPr="0082163A">
        <w:t>前缀表示公开方法，</w:t>
      </w:r>
      <w:r w:rsidRPr="0082163A">
        <w:rPr>
          <w:rStyle w:val="HTML"/>
          <w:rFonts w:ascii="Times New Roman" w:hAnsi="Times New Roman" w:cs="Times New Roman"/>
        </w:rPr>
        <w:t>-</w:t>
      </w:r>
      <w:r w:rsidRPr="0082163A">
        <w:t>前缀表示私有属性。实线带箭头</w:t>
      </w:r>
      <w:r w:rsidRPr="0082163A">
        <w:rPr>
          <w:rStyle w:val="HTML"/>
          <w:rFonts w:ascii="Times New Roman" w:hAnsi="Times New Roman" w:cs="Times New Roman"/>
        </w:rPr>
        <w:t>→</w:t>
      </w:r>
      <w:r w:rsidRPr="0082163A">
        <w:t>表示依赖调用关系，虚线带三角</w:t>
      </w:r>
      <w:r w:rsidRPr="0082163A">
        <w:rPr>
          <w:rStyle w:val="HTML"/>
          <w:rFonts w:ascii="Times New Roman" w:hAnsi="Times New Roman" w:cs="Times New Roman"/>
        </w:rPr>
        <w:t>.</w:t>
      </w:r>
      <w:proofErr w:type="gramStart"/>
      <w:r w:rsidRPr="0082163A">
        <w:rPr>
          <w:rStyle w:val="HTML"/>
          <w:rFonts w:ascii="Times New Roman" w:hAnsi="Times New Roman" w:cs="Times New Roman"/>
        </w:rPr>
        <w:t>.</w:t>
      </w:r>
      <w:r w:rsidRPr="0082163A">
        <w:rPr>
          <w:rStyle w:val="HTML"/>
          <w:rFonts w:ascii="MS Gothic" w:eastAsia="MS Gothic" w:hAnsi="MS Gothic" w:cs="MS Gothic" w:hint="eastAsia"/>
        </w:rPr>
        <w:t>▷</w:t>
      </w:r>
      <w:proofErr w:type="gramEnd"/>
      <w:r w:rsidRPr="0082163A">
        <w:t>表示接口实现关系，实心菱形</w:t>
      </w:r>
      <w:r w:rsidRPr="0082163A">
        <w:rPr>
          <w:rStyle w:val="HTML"/>
          <w:rFonts w:hint="eastAsia"/>
        </w:rPr>
        <w:t>◆</w:t>
      </w:r>
      <w:r w:rsidRPr="0082163A">
        <w:rPr>
          <w:rStyle w:val="HTML"/>
          <w:rFonts w:ascii="Times New Roman" w:hAnsi="Times New Roman" w:cs="Times New Roman"/>
        </w:rPr>
        <w:t>→</w:t>
      </w:r>
      <w:r w:rsidRPr="0082163A">
        <w:t>表示组合关系。</w:t>
      </w:r>
    </w:p>
    <w:p w14:paraId="557A35D8" w14:textId="6F326E68" w:rsidR="0082163A" w:rsidRDefault="0082163A" w:rsidP="0082163A">
      <w:pPr>
        <w:pStyle w:val="aa"/>
        <w:keepNext/>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r>
        <w:fldChar w:fldCharType="end"/>
      </w:r>
    </w:p>
    <w:tbl>
      <w:tblPr>
        <w:tblStyle w:val="ad"/>
        <w:tblW w:w="0" w:type="auto"/>
        <w:tblLook w:val="04A0" w:firstRow="1" w:lastRow="0" w:firstColumn="1" w:lastColumn="0" w:noHBand="0" w:noVBand="1"/>
      </w:tblPr>
      <w:tblGrid>
        <w:gridCol w:w="8296"/>
      </w:tblGrid>
      <w:tr w:rsidR="0082163A" w14:paraId="0D79E603" w14:textId="77777777" w:rsidTr="0082163A">
        <w:tc>
          <w:tcPr>
            <w:tcW w:w="8296" w:type="dxa"/>
          </w:tcPr>
          <w:p w14:paraId="6D2DB4B1" w14:textId="77777777" w:rsidR="0082163A" w:rsidRDefault="0082163A" w:rsidP="0082163A">
            <w:pPr>
              <w:pStyle w:val="ae"/>
              <w:ind w:firstLine="0"/>
              <w:rPr>
                <w:rFonts w:hint="eastAsia"/>
              </w:rPr>
            </w:pPr>
          </w:p>
        </w:tc>
      </w:tr>
      <w:tr w:rsidR="0082163A" w14:paraId="0F6FF798" w14:textId="77777777" w:rsidTr="0082163A">
        <w:tc>
          <w:tcPr>
            <w:tcW w:w="8296" w:type="dxa"/>
          </w:tcPr>
          <w:p w14:paraId="1879B05F" w14:textId="77777777" w:rsidR="0082163A" w:rsidRDefault="0082163A" w:rsidP="0082163A">
            <w:pPr>
              <w:pStyle w:val="ae"/>
              <w:ind w:firstLine="0"/>
              <w:rPr>
                <w:rFonts w:hint="eastAsia"/>
              </w:rPr>
            </w:pPr>
          </w:p>
        </w:tc>
      </w:tr>
    </w:tbl>
    <w:p w14:paraId="6A4090A5" w14:textId="77777777" w:rsidR="0082163A" w:rsidRPr="0082163A" w:rsidRDefault="0082163A" w:rsidP="0082163A">
      <w:pPr>
        <w:pStyle w:val="ae"/>
        <w:rPr>
          <w:rFonts w:hint="eastAsia"/>
        </w:rPr>
      </w:pPr>
    </w:p>
    <w:p w14:paraId="3EF1F47E" w14:textId="77777777" w:rsidR="0082163A" w:rsidRDefault="0082163A" w:rsidP="0082163A">
      <w:pPr>
        <w:pStyle w:val="2"/>
      </w:pPr>
      <w:del w:id="5" w:author="涛 龙" w:date="2026-05-06T15:42:00Z">
        <w:r w:rsidDel="005C4466">
          <w:rPr>
            <w:rFonts w:hint="eastAsia"/>
          </w:rPr>
          <w:delText>JWT</w:delText>
        </w:r>
        <w:r w:rsidDel="005C4466">
          <w:rPr>
            <w:rFonts w:hint="eastAsia"/>
          </w:rPr>
          <w:delText>身份认证机制</w:delText>
        </w:r>
      </w:del>
      <w:bookmarkStart w:id="6" w:name="_Toc229127913"/>
      <w:ins w:id="7" w:author="涛 龙" w:date="2026-05-06T15:42:00Z">
        <w:r>
          <w:rPr>
            <w:rFonts w:hint="eastAsia"/>
          </w:rPr>
          <w:t>患者信息管理设计</w:t>
        </w:r>
      </w:ins>
      <w:bookmarkEnd w:id="6"/>
    </w:p>
    <w:p w14:paraId="633D57E5" w14:textId="77777777" w:rsidR="0082163A" w:rsidRPr="00A20AE4" w:rsidRDefault="0082163A" w:rsidP="0082163A">
      <w:pPr>
        <w:pStyle w:val="ae"/>
        <w:ind w:firstLine="480"/>
        <w:rPr>
          <w:ins w:id="8" w:author="涛 龙" w:date="2026-05-06T16:08:00Z"/>
          <w:rPrChange w:id="9" w:author="涛 龙" w:date="2026-05-06T16:41:00Z">
            <w:rPr>
              <w:ins w:id="10" w:author="涛 龙" w:date="2026-05-06T16:08:00Z"/>
              <w:kern w:val="0"/>
            </w:rPr>
          </w:rPrChange>
        </w:rPr>
        <w:pPrChange w:id="11" w:author="涛 龙" w:date="2026-05-06T16:41:00Z">
          <w:pPr>
            <w:pStyle w:val="1"/>
          </w:pPr>
        </w:pPrChange>
      </w:pPr>
      <w:ins w:id="12" w:author="涛 龙" w:date="2026-05-06T16:08:00Z">
        <w:r w:rsidRPr="0055071D">
          <w:rPr>
            <w:rFonts w:hint="eastAsia"/>
          </w:rPr>
          <w:t>患者管理的入口是</w:t>
        </w:r>
        <w:proofErr w:type="spellStart"/>
        <w:r w:rsidRPr="007E1D2E">
          <w:t>PatientController</w:t>
        </w:r>
        <w:proofErr w:type="spellEnd"/>
        <w:r w:rsidRPr="007E1D2E">
          <w:rPr>
            <w:rFonts w:hint="eastAsia"/>
          </w:rPr>
          <w:t>，它对外暴露新增、修改、作废、恢复和全景视图五个</w:t>
        </w:r>
        <w:r w:rsidRPr="007E1D2E">
          <w:t>REST</w:t>
        </w:r>
        <w:r w:rsidRPr="007E1D2E">
          <w:rPr>
            <w:rFonts w:hint="eastAsia"/>
          </w:rPr>
          <w:t>接口。新增时，前端将表单字段打包为</w:t>
        </w:r>
        <w:r w:rsidRPr="007E1D2E">
          <w:t>JSON</w:t>
        </w:r>
        <w:r w:rsidRPr="007E1D2E">
          <w:rPr>
            <w:rFonts w:hint="eastAsia"/>
          </w:rPr>
          <w:t>提交到</w:t>
        </w:r>
        <w:r w:rsidRPr="007E1D2E">
          <w:t>/patient/save</w:t>
        </w:r>
        <w:r w:rsidRPr="007E1D2E">
          <w:rPr>
            <w:rFonts w:hint="eastAsia"/>
          </w:rPr>
          <w:t>，</w:t>
        </w:r>
        <w:r w:rsidRPr="007E1D2E">
          <w:t xml:space="preserve">Controller </w:t>
        </w:r>
        <w:r w:rsidRPr="007E1D2E">
          <w:rPr>
            <w:rFonts w:hint="eastAsia"/>
          </w:rPr>
          <w:t>校验身份证号格式后转交</w:t>
        </w:r>
        <w:proofErr w:type="spellStart"/>
        <w:r w:rsidRPr="007E1D2E">
          <w:t>PatientServiceImpl</w:t>
        </w:r>
        <w:proofErr w:type="spellEnd"/>
        <w:r w:rsidRPr="007E1D2E">
          <w:rPr>
            <w:rFonts w:hint="eastAsia"/>
          </w:rPr>
          <w:t>处理。</w:t>
        </w:r>
        <w:r w:rsidRPr="007E1D2E">
          <w:t>Service</w:t>
        </w:r>
        <w:r w:rsidRPr="007E1D2E">
          <w:rPr>
            <w:rFonts w:hint="eastAsia"/>
          </w:rPr>
          <w:t>层在入库前通过雪花算法生成一个以</w:t>
        </w:r>
        <w:r w:rsidRPr="007E1D2E">
          <w:t>P</w:t>
        </w:r>
        <w:r w:rsidRPr="007E1D2E">
          <w:rPr>
            <w:rFonts w:hint="eastAsia"/>
          </w:rPr>
          <w:t>开头、全局唯一的</w:t>
        </w:r>
        <w:proofErr w:type="spellStart"/>
        <w:r w:rsidRPr="007E1D2E">
          <w:t>patientId</w:t>
        </w:r>
        <w:proofErr w:type="spellEnd"/>
        <w:r w:rsidRPr="007E1D2E">
          <w:rPr>
            <w:rFonts w:hint="eastAsia"/>
          </w:rPr>
          <w:t>，再将</w:t>
        </w:r>
        <w:proofErr w:type="spellStart"/>
        <w:r w:rsidRPr="007E1D2E">
          <w:t>isInvalid</w:t>
        </w:r>
        <w:proofErr w:type="spellEnd"/>
        <w:r w:rsidRPr="007E1D2E">
          <w:rPr>
            <w:rFonts w:hint="eastAsia"/>
          </w:rPr>
          <w:t>置为</w:t>
        </w:r>
        <w:r w:rsidRPr="007E1D2E">
          <w:t>false</w:t>
        </w:r>
        <w:r w:rsidRPr="007E1D2E">
          <w:rPr>
            <w:rFonts w:hint="eastAsia"/>
          </w:rPr>
          <w:t>代表有效记录，最后通过</w:t>
        </w:r>
        <w:proofErr w:type="spellStart"/>
        <w:r w:rsidRPr="007E1D2E">
          <w:t>PatientMapper.insert</w:t>
        </w:r>
        <w:proofErr w:type="spellEnd"/>
        <w:r w:rsidRPr="007E1D2E">
          <w:rPr>
            <w:rFonts w:hint="eastAsia"/>
          </w:rPr>
          <w:t>写入数据库。</w:t>
        </w:r>
      </w:ins>
    </w:p>
    <w:p w14:paraId="4361C907" w14:textId="77777777" w:rsidR="0082163A" w:rsidRPr="007E1D2E" w:rsidRDefault="0082163A" w:rsidP="0082163A">
      <w:pPr>
        <w:pStyle w:val="ae"/>
        <w:ind w:firstLine="480"/>
        <w:rPr>
          <w:ins w:id="13" w:author="涛 龙" w:date="2026-05-06T16:08:00Z"/>
        </w:rPr>
        <w:pPrChange w:id="14" w:author="涛 龙" w:date="2026-05-06T16:41:00Z">
          <w:pPr>
            <w:pStyle w:val="1"/>
          </w:pPr>
        </w:pPrChange>
      </w:pPr>
      <w:ins w:id="15" w:author="涛 龙" w:date="2026-05-06T16:08:00Z">
        <w:r w:rsidRPr="0055071D">
          <w:rPr>
            <w:rFonts w:hint="eastAsia"/>
          </w:rPr>
          <w:t>这里比较关键的设计是患者的全景视图接口。传统模式下医生要了解一位患者的全部就诊历史，需要在分散的</w:t>
        </w:r>
        <w:r w:rsidRPr="007E1D2E">
          <w:t>Excel</w:t>
        </w:r>
        <w:r w:rsidRPr="007E1D2E">
          <w:rPr>
            <w:rFonts w:hint="eastAsia"/>
          </w:rPr>
          <w:t>文件里逐个翻找，效率很低。为了在系统中解决这个问题，</w:t>
        </w:r>
        <w:proofErr w:type="spellStart"/>
        <w:r w:rsidRPr="007E1D2E">
          <w:t>PatientController</w:t>
        </w:r>
        <w:proofErr w:type="spellEnd"/>
        <w:r w:rsidRPr="007E1D2E">
          <w:rPr>
            <w:rFonts w:hint="eastAsia"/>
          </w:rPr>
          <w:t>提供了一个</w:t>
        </w:r>
        <w:proofErr w:type="spellStart"/>
        <w:r w:rsidRPr="007E1D2E">
          <w:t>aggregatePatientOverview</w:t>
        </w:r>
        <w:proofErr w:type="spellEnd"/>
        <w:r w:rsidRPr="007E1D2E">
          <w:rPr>
            <w:rFonts w:hint="eastAsia"/>
          </w:rPr>
          <w:t>方法，内部并发调用</w:t>
        </w:r>
        <w:r w:rsidRPr="007E1D2E">
          <w:t xml:space="preserve"> </w:t>
        </w:r>
        <w:proofErr w:type="spellStart"/>
        <w:r w:rsidRPr="007E1D2E">
          <w:t>CtExaminationMapper</w:t>
        </w:r>
        <w:proofErr w:type="spellEnd"/>
        <w:r w:rsidRPr="007E1D2E">
          <w:rPr>
            <w:rFonts w:hint="eastAsia"/>
          </w:rPr>
          <w:t>、</w:t>
        </w:r>
        <w:proofErr w:type="spellStart"/>
        <w:r w:rsidRPr="007E1D2E">
          <w:t>MriExaminationMapper</w:t>
        </w:r>
        <w:proofErr w:type="spellEnd"/>
        <w:r w:rsidRPr="007E1D2E">
          <w:rPr>
            <w:rFonts w:hint="eastAsia"/>
          </w:rPr>
          <w:t>、</w:t>
        </w:r>
        <w:proofErr w:type="spellStart"/>
        <w:r w:rsidRPr="007E1D2E">
          <w:t>EnteroscopyExaminationMapper</w:t>
        </w:r>
        <w:proofErr w:type="spellEnd"/>
        <w:r w:rsidRPr="007E1D2E">
          <w:rPr>
            <w:rFonts w:hint="eastAsia"/>
          </w:rPr>
          <w:t>、</w:t>
        </w:r>
        <w:proofErr w:type="spellStart"/>
        <w:r w:rsidRPr="007E1D2E">
          <w:t>PathologyExaminationMapper</w:t>
        </w:r>
        <w:proofErr w:type="spellEnd"/>
        <w:r w:rsidRPr="007E1D2E">
          <w:rPr>
            <w:rFonts w:hint="eastAsia"/>
          </w:rPr>
          <w:t>、</w:t>
        </w:r>
        <w:proofErr w:type="spellStart"/>
        <w:r w:rsidRPr="007E1D2E">
          <w:t>LabResultMapper</w:t>
        </w:r>
        <w:proofErr w:type="spellEnd"/>
        <w:r w:rsidRPr="007E1D2E">
          <w:rPr>
            <w:rFonts w:hint="eastAsia"/>
          </w:rPr>
          <w:t>和</w:t>
        </w:r>
        <w:proofErr w:type="spellStart"/>
        <w:r w:rsidRPr="007E1D2E">
          <w:t>MedicalOrderMapper</w:t>
        </w:r>
        <w:proofErr w:type="spellEnd"/>
        <w:r w:rsidRPr="007E1D2E">
          <w:rPr>
            <w:rFonts w:hint="eastAsia"/>
          </w:rPr>
          <w:t>六个</w:t>
        </w:r>
        <w:r w:rsidRPr="007E1D2E">
          <w:t>Mapper</w:t>
        </w:r>
        <w:r w:rsidRPr="007E1D2E">
          <w:rPr>
            <w:rFonts w:hint="eastAsia"/>
          </w:rPr>
          <w:t>的查询方法，把该患者关联的所有检查记录、检验结果和医嘱记录一次性取出来，按时间降序排列后统一返回前端，前端用一个带时间轴样式的卡片面板渲染。</w:t>
        </w:r>
      </w:ins>
    </w:p>
    <w:p w14:paraId="1969ED68" w14:textId="77777777" w:rsidR="0082163A" w:rsidRDefault="0082163A" w:rsidP="0082163A">
      <w:pPr>
        <w:pStyle w:val="ae"/>
        <w:ind w:firstLine="480"/>
        <w:pPrChange w:id="16" w:author="涛 龙" w:date="2026-05-06T16:41:00Z">
          <w:pPr>
            <w:pStyle w:val="aa"/>
            <w:keepNext/>
          </w:pPr>
        </w:pPrChange>
      </w:pPr>
      <w:ins w:id="17" w:author="涛 龙" w:date="2026-05-06T16:08:00Z">
        <w:r w:rsidRPr="007E1D2E">
          <w:rPr>
            <w:rFonts w:hint="eastAsia"/>
          </w:rPr>
          <w:t>整个新增操作的流程如图</w:t>
        </w:r>
        <w:r w:rsidRPr="007E1D2E">
          <w:t>5-1</w:t>
        </w:r>
        <w:r w:rsidRPr="007E1D2E">
          <w:rPr>
            <w:rFonts w:hint="eastAsia"/>
          </w:rPr>
          <w:t>所示。</w:t>
        </w:r>
      </w:ins>
      <w:del w:id="18" w:author="涛 龙" w:date="2026-05-06T16:09:00Z">
        <w:r w:rsidDel="00D0647C">
          <w:rPr>
            <w:rFonts w:hint="eastAsia"/>
          </w:rPr>
          <w:delText>表格</w:delText>
        </w:r>
        <w:r w:rsidDel="00D0647C">
          <w:rPr>
            <w:rFonts w:hint="eastAsia"/>
          </w:rPr>
          <w:delText xml:space="preserve"> </w:delText>
        </w:r>
        <w:r w:rsidDel="00D0647C">
          <w:fldChar w:fldCharType="begin"/>
        </w:r>
        <w:r w:rsidDel="00D0647C">
          <w:delInstrText xml:space="preserve"> </w:delInstrText>
        </w:r>
        <w:r w:rsidDel="00D0647C">
          <w:rPr>
            <w:rFonts w:hint="eastAsia"/>
          </w:rPr>
          <w:delInstrText xml:space="preserve">SEQ </w:delInstrText>
        </w:r>
        <w:r w:rsidDel="00D0647C">
          <w:rPr>
            <w:rFonts w:hint="eastAsia"/>
          </w:rPr>
          <w:delInstrText>表格</w:delInstrText>
        </w:r>
        <w:r w:rsidDel="00D0647C">
          <w:rPr>
            <w:rFonts w:hint="eastAsia"/>
          </w:rPr>
          <w:delInstrText xml:space="preserve"> \* ARABIC</w:delInstrText>
        </w:r>
        <w:r w:rsidDel="00D0647C">
          <w:delInstrText xml:space="preserve"> </w:delInstrText>
        </w:r>
        <w:r w:rsidDel="00D0647C">
          <w:fldChar w:fldCharType="separate"/>
        </w:r>
        <w:r w:rsidDel="00D0647C">
          <w:rPr>
            <w:noProof/>
          </w:rPr>
          <w:delText>5</w:delText>
        </w:r>
        <w:r w:rsidDel="00D0647C">
          <w:fldChar w:fldCharType="end"/>
        </w:r>
      </w:del>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9" w:author="涛 龙" w:date="2026-05-07T20:41:00Z">
          <w:tblPr>
            <w:tblStyle w:val="ad"/>
            <w:tblW w:w="0" w:type="auto"/>
            <w:tblLook w:val="04A0" w:firstRow="1" w:lastRow="0" w:firstColumn="1" w:lastColumn="0" w:noHBand="0" w:noVBand="1"/>
          </w:tblPr>
        </w:tblPrChange>
      </w:tblPr>
      <w:tblGrid>
        <w:gridCol w:w="8306"/>
        <w:tblGridChange w:id="20">
          <w:tblGrid>
            <w:gridCol w:w="9061"/>
          </w:tblGrid>
        </w:tblGridChange>
      </w:tblGrid>
      <w:tr w:rsidR="0082163A" w14:paraId="2650E1DE" w14:textId="77777777" w:rsidTr="00B36260">
        <w:trPr>
          <w:ins w:id="21" w:author="涛 龙" w:date="2026-05-06T16:08:00Z"/>
        </w:trPr>
        <w:tc>
          <w:tcPr>
            <w:tcW w:w="9061" w:type="dxa"/>
            <w:tcPrChange w:id="22" w:author="涛 龙" w:date="2026-05-07T20:41:00Z">
              <w:tcPr>
                <w:tcW w:w="9061" w:type="dxa"/>
              </w:tcPr>
            </w:tcPrChange>
          </w:tcPr>
          <w:p w14:paraId="0FC57CC9" w14:textId="77777777" w:rsidR="0082163A" w:rsidRDefault="0082163A" w:rsidP="00B36260">
            <w:pPr>
              <w:pStyle w:val="ae"/>
              <w:ind w:firstLine="480"/>
              <w:rPr>
                <w:ins w:id="23" w:author="涛 龙" w:date="2026-05-06T16:08:00Z"/>
              </w:rPr>
            </w:pPr>
            <w:commentRangeStart w:id="24"/>
            <w:ins w:id="25" w:author="涛 龙" w:date="2026-05-06T16:08:00Z">
              <w:r w:rsidRPr="00D0647C">
                <w:rPr>
                  <w:noProof/>
                </w:rPr>
                <w:lastRenderedPageBreak/>
                <w:drawing>
                  <wp:anchor distT="0" distB="0" distL="114300" distR="114300" simplePos="0" relativeHeight="251661312" behindDoc="0" locked="0" layoutInCell="1" allowOverlap="1" wp14:anchorId="3164C88E" wp14:editId="026EC4DC">
                    <wp:simplePos x="0" y="0"/>
                    <wp:positionH relativeFrom="column">
                      <wp:posOffset>1536065</wp:posOffset>
                    </wp:positionH>
                    <wp:positionV relativeFrom="paragraph">
                      <wp:posOffset>3175</wp:posOffset>
                    </wp:positionV>
                    <wp:extent cx="2060575" cy="4973320"/>
                    <wp:effectExtent l="0" t="0" r="0" b="0"/>
                    <wp:wrapSquare wrapText="bothSides"/>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0575" cy="4973320"/>
                            </a:xfrm>
                            <a:prstGeom prst="rect">
                              <a:avLst/>
                            </a:prstGeom>
                            <a:noFill/>
                            <a:ln>
                              <a:noFill/>
                            </a:ln>
                          </pic:spPr>
                        </pic:pic>
                      </a:graphicData>
                    </a:graphic>
                    <wp14:sizeRelH relativeFrom="page">
                      <wp14:pctWidth>0</wp14:pctWidth>
                    </wp14:sizeRelH>
                    <wp14:sizeRelV relativeFrom="page">
                      <wp14:pctHeight>0</wp14:pctHeight>
                    </wp14:sizeRelV>
                  </wp:anchor>
                </w:drawing>
              </w:r>
            </w:ins>
            <w:commentRangeEnd w:id="24"/>
            <w:r>
              <w:rPr>
                <w:rStyle w:val="af4"/>
              </w:rPr>
              <w:commentReference w:id="24"/>
            </w:r>
          </w:p>
        </w:tc>
      </w:tr>
    </w:tbl>
    <w:p w14:paraId="07F5D9FE" w14:textId="77777777" w:rsidR="0082163A" w:rsidRPr="001506BF" w:rsidRDefault="0082163A" w:rsidP="0082163A">
      <w:pPr>
        <w:pStyle w:val="ae"/>
        <w:ind w:firstLine="420"/>
        <w:jc w:val="center"/>
        <w:rPr>
          <w:ins w:id="26" w:author="涛 龙" w:date="2026-05-06T16:42:00Z"/>
          <w:sz w:val="21"/>
          <w:szCs w:val="21"/>
          <w:rPrChange w:id="27" w:author="涛 龙" w:date="2026-05-07T20:36:00Z">
            <w:rPr>
              <w:ins w:id="28" w:author="涛 龙" w:date="2026-05-06T16:42:00Z"/>
            </w:rPr>
          </w:rPrChange>
        </w:rPr>
        <w:pPrChange w:id="29" w:author="涛 龙" w:date="2026-05-06T16:42:00Z">
          <w:pPr>
            <w:pStyle w:val="ae"/>
          </w:pPr>
        </w:pPrChange>
      </w:pPr>
      <w:ins w:id="30" w:author="涛 龙" w:date="2026-05-06T16:42:00Z">
        <w:r w:rsidRPr="001506BF">
          <w:rPr>
            <w:rFonts w:hint="eastAsia"/>
            <w:sz w:val="21"/>
            <w:szCs w:val="21"/>
            <w:rPrChange w:id="31" w:author="涛 龙" w:date="2026-05-07T20:36:00Z">
              <w:rPr>
                <w:rFonts w:hint="eastAsia"/>
              </w:rPr>
            </w:rPrChange>
          </w:rPr>
          <w:t>图</w:t>
        </w:r>
        <w:r w:rsidRPr="001506BF">
          <w:rPr>
            <w:sz w:val="21"/>
            <w:szCs w:val="21"/>
            <w:rPrChange w:id="32" w:author="涛 龙" w:date="2026-05-07T20:36:00Z">
              <w:rPr/>
            </w:rPrChange>
          </w:rPr>
          <w:t>5-1</w:t>
        </w:r>
        <w:r w:rsidRPr="001506BF">
          <w:rPr>
            <w:rFonts w:hint="eastAsia"/>
            <w:sz w:val="21"/>
            <w:szCs w:val="21"/>
            <w:rPrChange w:id="33" w:author="涛 龙" w:date="2026-05-07T20:36:00Z">
              <w:rPr>
                <w:rFonts w:hint="eastAsia"/>
              </w:rPr>
            </w:rPrChange>
          </w:rPr>
          <w:t>患者新增</w:t>
        </w:r>
      </w:ins>
      <w:ins w:id="34" w:author="涛 龙" w:date="2026-05-08T13:24:00Z">
        <w:r>
          <w:rPr>
            <w:rFonts w:hint="eastAsia"/>
            <w:sz w:val="21"/>
            <w:szCs w:val="21"/>
          </w:rPr>
          <w:t>流程</w:t>
        </w:r>
      </w:ins>
      <w:ins w:id="35" w:author="涛 龙" w:date="2026-05-06T16:42:00Z">
        <w:r w:rsidRPr="001506BF">
          <w:rPr>
            <w:rFonts w:hint="eastAsia"/>
            <w:sz w:val="21"/>
            <w:szCs w:val="21"/>
            <w:rPrChange w:id="36" w:author="涛 龙" w:date="2026-05-07T20:36:00Z">
              <w:rPr>
                <w:rFonts w:hint="eastAsia"/>
              </w:rPr>
            </w:rPrChange>
          </w:rPr>
          <w:t>图</w:t>
        </w:r>
      </w:ins>
    </w:p>
    <w:p w14:paraId="7DB89EAA" w14:textId="77777777" w:rsidR="0082163A" w:rsidRDefault="0082163A" w:rsidP="0082163A">
      <w:pPr>
        <w:pStyle w:val="ae"/>
        <w:ind w:firstLine="480"/>
        <w:rPr>
          <w:ins w:id="37" w:author="涛 龙" w:date="2026-05-06T16:09:00Z"/>
        </w:rPr>
        <w:pPrChange w:id="38" w:author="涛 龙" w:date="2026-05-06T16:41:00Z">
          <w:pPr>
            <w:pStyle w:val="a8"/>
            <w:pBdr>
              <w:top w:val="single" w:sz="2" w:space="0" w:color="auto"/>
              <w:left w:val="single" w:sz="2" w:space="0" w:color="auto"/>
              <w:bottom w:val="single" w:sz="2" w:space="0" w:color="auto"/>
              <w:right w:val="single" w:sz="2" w:space="0" w:color="auto"/>
            </w:pBdr>
            <w:shd w:val="clear" w:color="auto" w:fill="FCFCFC"/>
          </w:pPr>
        </w:pPrChange>
      </w:pPr>
      <w:ins w:id="39" w:author="涛 龙" w:date="2026-05-06T16:09:00Z">
        <w:r>
          <w:t>图</w:t>
        </w:r>
        <w:r>
          <w:t>5-1</w:t>
        </w:r>
        <w:r>
          <w:t>列出了从表单接收到最终入库的完整路径。其中值得说明的是，</w:t>
        </w:r>
        <w:proofErr w:type="spellStart"/>
        <w:r>
          <w:t>PatientServiceImpl.addPatient</w:t>
        </w:r>
        <w:proofErr w:type="spellEnd"/>
        <w:r>
          <w:t>方法并没有标注</w:t>
        </w:r>
        <w:r>
          <w:t>@OperateLog</w:t>
        </w:r>
        <w:r>
          <w:t>注解</w:t>
        </w:r>
        <w:r>
          <w:t>——</w:t>
        </w:r>
        <w:r>
          <w:t>新增患者时的操作审计是在前端另外调用一次独立的日志接口来完成的，这与后面检查管理的修改、作废操作直接在</w:t>
        </w:r>
        <w:r>
          <w:t>Controller</w:t>
        </w:r>
        <w:r>
          <w:t>方法上加注解的方式有所区别，主要是考虑到患者新增属于高频低风险操作，不适合在所有写入路径上都走一遍环绕通知。</w:t>
        </w:r>
      </w:ins>
    </w:p>
    <w:p w14:paraId="2EABE535" w14:textId="77777777" w:rsidR="0082163A" w:rsidRPr="0055071D" w:rsidRDefault="0082163A" w:rsidP="0082163A">
      <w:pPr>
        <w:pStyle w:val="ae"/>
        <w:ind w:firstLine="480"/>
        <w:pPrChange w:id="40" w:author="涛 龙" w:date="2026-05-06T16:41:00Z">
          <w:pPr>
            <w:pStyle w:val="aa"/>
            <w:keepNext/>
          </w:pPr>
        </w:pPrChange>
      </w:pPr>
      <w:ins w:id="41" w:author="涛 龙" w:date="2026-05-06T16:09:00Z">
        <w:r>
          <w:t>修改操作的实现则不同。在</w:t>
        </w:r>
        <w:proofErr w:type="spellStart"/>
        <w:r>
          <w:t>PatientController</w:t>
        </w:r>
        <w:proofErr w:type="spellEnd"/>
        <w:r>
          <w:t>的</w:t>
        </w:r>
        <w:proofErr w:type="spellStart"/>
        <w:r>
          <w:t>updatePatient</w:t>
        </w:r>
        <w:proofErr w:type="spellEnd"/>
        <w:r>
          <w:t>方法上标注了</w:t>
        </w:r>
        <w:r>
          <w:t>@OperateLog(operationType="</w:t>
        </w:r>
        <w:r>
          <w:t>修改</w:t>
        </w:r>
        <w:r>
          <w:t xml:space="preserve">", </w:t>
        </w:r>
        <w:proofErr w:type="spellStart"/>
        <w:r>
          <w:t>operatedTable</w:t>
        </w:r>
        <w:proofErr w:type="spellEnd"/>
        <w:r>
          <w:t>="patient")</w:t>
        </w:r>
        <w:r>
          <w:t>，这意味着每次修改都会被</w:t>
        </w:r>
        <w:proofErr w:type="spellStart"/>
        <w:r>
          <w:t>OperateLogAspect</w:t>
        </w:r>
        <w:proofErr w:type="spellEnd"/>
        <w:r>
          <w:t>切面拦截，自动记录修改前的患者信息快照和修改后的数据状态。图</w:t>
        </w:r>
        <w:r>
          <w:t>5-2</w:t>
        </w:r>
        <w:r>
          <w:t>以类图的形式展示了患者管理涉及的类及其相互关系。</w:t>
        </w:r>
      </w:ins>
      <w:del w:id="42" w:author="涛 龙" w:date="2026-05-06T16:09:00Z">
        <w:r w:rsidDel="00D0647C">
          <w:rPr>
            <w:rFonts w:hint="eastAsia"/>
          </w:rPr>
          <w:delText>表格</w:delText>
        </w:r>
        <w:r w:rsidDel="00D0647C">
          <w:rPr>
            <w:rFonts w:hint="eastAsia"/>
          </w:rPr>
          <w:delText xml:space="preserve"> </w:delText>
        </w:r>
        <w:r w:rsidDel="00D0647C">
          <w:fldChar w:fldCharType="begin"/>
        </w:r>
        <w:r w:rsidDel="00D0647C">
          <w:delInstrText xml:space="preserve"> </w:delInstrText>
        </w:r>
        <w:r w:rsidDel="00D0647C">
          <w:rPr>
            <w:rFonts w:hint="eastAsia"/>
          </w:rPr>
          <w:delInstrText xml:space="preserve">SEQ </w:delInstrText>
        </w:r>
        <w:r w:rsidDel="00D0647C">
          <w:rPr>
            <w:rFonts w:hint="eastAsia"/>
          </w:rPr>
          <w:delInstrText>表格</w:delInstrText>
        </w:r>
        <w:r w:rsidDel="00D0647C">
          <w:rPr>
            <w:rFonts w:hint="eastAsia"/>
          </w:rPr>
          <w:delInstrText xml:space="preserve"> \* ARABIC</w:delInstrText>
        </w:r>
        <w:r w:rsidDel="00D0647C">
          <w:delInstrText xml:space="preserve"> </w:delInstrText>
        </w:r>
        <w:r w:rsidDel="00D0647C">
          <w:fldChar w:fldCharType="separate"/>
        </w:r>
        <w:r w:rsidDel="00D0647C">
          <w:rPr>
            <w:noProof/>
          </w:rPr>
          <w:delText>5</w:delText>
        </w:r>
        <w:r w:rsidDel="00D0647C">
          <w:fldChar w:fldCharType="end"/>
        </w:r>
      </w:del>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3" w:author="涛 龙" w:date="2026-05-07T20:48:00Z">
          <w:tblPr>
            <w:tblStyle w:val="ad"/>
            <w:tblW w:w="0" w:type="auto"/>
            <w:tblLook w:val="04A0" w:firstRow="1" w:lastRow="0" w:firstColumn="1" w:lastColumn="0" w:noHBand="0" w:noVBand="1"/>
          </w:tblPr>
        </w:tblPrChange>
      </w:tblPr>
      <w:tblGrid>
        <w:gridCol w:w="8306"/>
        <w:tblGridChange w:id="44">
          <w:tblGrid>
            <w:gridCol w:w="9061"/>
          </w:tblGrid>
        </w:tblGridChange>
      </w:tblGrid>
      <w:tr w:rsidR="0082163A" w14:paraId="1DC5A430" w14:textId="77777777" w:rsidTr="00B36260">
        <w:trPr>
          <w:ins w:id="45" w:author="涛 龙" w:date="2026-05-06T16:09:00Z"/>
        </w:trPr>
        <w:tc>
          <w:tcPr>
            <w:tcW w:w="9061" w:type="dxa"/>
            <w:tcPrChange w:id="46" w:author="涛 龙" w:date="2026-05-07T20:48:00Z">
              <w:tcPr>
                <w:tcW w:w="9061" w:type="dxa"/>
              </w:tcPr>
            </w:tcPrChange>
          </w:tcPr>
          <w:p w14:paraId="1384E910" w14:textId="77777777" w:rsidR="0082163A" w:rsidRDefault="0082163A" w:rsidP="00B36260">
            <w:pPr>
              <w:pStyle w:val="ae"/>
              <w:ind w:firstLine="480"/>
              <w:rPr>
                <w:ins w:id="47" w:author="涛 龙" w:date="2026-05-07T12:25:00Z"/>
              </w:rPr>
            </w:pPr>
            <w:ins w:id="48" w:author="涛 龙" w:date="2026-05-06T16:09:00Z">
              <w:r w:rsidRPr="00D0647C">
                <w:rPr>
                  <w:noProof/>
                </w:rPr>
                <w:lastRenderedPageBreak/>
                <w:drawing>
                  <wp:anchor distT="0" distB="0" distL="114300" distR="114300" simplePos="0" relativeHeight="251662336" behindDoc="0" locked="0" layoutInCell="1" allowOverlap="1" wp14:anchorId="6E82D428" wp14:editId="2C11F121">
                    <wp:simplePos x="0" y="0"/>
                    <wp:positionH relativeFrom="column">
                      <wp:posOffset>769620</wp:posOffset>
                    </wp:positionH>
                    <wp:positionV relativeFrom="paragraph">
                      <wp:posOffset>3175</wp:posOffset>
                    </wp:positionV>
                    <wp:extent cx="4185920" cy="5057775"/>
                    <wp:effectExtent l="0" t="0" r="5080" b="9525"/>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5920" cy="5057775"/>
                            </a:xfrm>
                            <a:prstGeom prst="rect">
                              <a:avLst/>
                            </a:prstGeom>
                            <a:noFill/>
                            <a:ln>
                              <a:noFill/>
                            </a:ln>
                          </pic:spPr>
                        </pic:pic>
                      </a:graphicData>
                    </a:graphic>
                    <wp14:sizeRelH relativeFrom="page">
                      <wp14:pctWidth>0</wp14:pctWidth>
                    </wp14:sizeRelH>
                    <wp14:sizeRelV relativeFrom="page">
                      <wp14:pctHeight>0</wp14:pctHeight>
                    </wp14:sizeRelV>
                  </wp:anchor>
                </w:drawing>
              </w:r>
            </w:ins>
            <w:ins w:id="49" w:author="涛 龙" w:date="2026-05-07T12:25:00Z">
              <w:r>
                <w:t xml:space="preserve"> </w:t>
              </w:r>
            </w:ins>
          </w:p>
          <w:p w14:paraId="6CEDD73D" w14:textId="77777777" w:rsidR="0082163A" w:rsidRDefault="0082163A" w:rsidP="00B36260">
            <w:pPr>
              <w:pStyle w:val="ae"/>
              <w:ind w:firstLine="480"/>
              <w:rPr>
                <w:ins w:id="50" w:author="涛 龙" w:date="2026-05-07T12:25:00Z"/>
              </w:rPr>
            </w:pPr>
          </w:p>
          <w:p w14:paraId="7B67237C" w14:textId="77777777" w:rsidR="0082163A" w:rsidRDefault="0082163A" w:rsidP="00B36260">
            <w:pPr>
              <w:pStyle w:val="ae"/>
              <w:ind w:firstLine="480"/>
              <w:rPr>
                <w:ins w:id="51" w:author="涛 龙" w:date="2026-05-07T12:25:00Z"/>
              </w:rPr>
            </w:pPr>
          </w:p>
          <w:p w14:paraId="3EC954A4" w14:textId="77777777" w:rsidR="0082163A" w:rsidRDefault="0082163A" w:rsidP="00B36260">
            <w:pPr>
              <w:pStyle w:val="ae"/>
              <w:ind w:firstLine="480"/>
              <w:rPr>
                <w:ins w:id="52" w:author="涛 龙" w:date="2026-05-07T12:25:00Z"/>
              </w:rPr>
            </w:pPr>
          </w:p>
          <w:p w14:paraId="4CC0F683" w14:textId="77777777" w:rsidR="0082163A" w:rsidRDefault="0082163A" w:rsidP="00B36260">
            <w:pPr>
              <w:pStyle w:val="ae"/>
              <w:ind w:firstLine="480"/>
              <w:rPr>
                <w:ins w:id="53" w:author="涛 龙" w:date="2026-05-07T12:25:00Z"/>
              </w:rPr>
            </w:pPr>
          </w:p>
          <w:p w14:paraId="21BDDEC0" w14:textId="77777777" w:rsidR="0082163A" w:rsidRDefault="0082163A" w:rsidP="00B36260">
            <w:pPr>
              <w:pStyle w:val="ae"/>
              <w:ind w:firstLine="480"/>
              <w:rPr>
                <w:ins w:id="54" w:author="涛 龙" w:date="2026-05-07T12:25:00Z"/>
              </w:rPr>
            </w:pPr>
          </w:p>
          <w:p w14:paraId="0C173974" w14:textId="77777777" w:rsidR="0082163A" w:rsidRDefault="0082163A" w:rsidP="00B36260">
            <w:pPr>
              <w:pStyle w:val="ae"/>
              <w:ind w:firstLine="480"/>
              <w:rPr>
                <w:ins w:id="55" w:author="涛 龙" w:date="2026-05-07T12:25:00Z"/>
              </w:rPr>
            </w:pPr>
          </w:p>
          <w:p w14:paraId="7203D87A" w14:textId="77777777" w:rsidR="0082163A" w:rsidRDefault="0082163A" w:rsidP="00B36260">
            <w:pPr>
              <w:pStyle w:val="ae"/>
              <w:ind w:firstLine="480"/>
              <w:rPr>
                <w:ins w:id="56" w:author="涛 龙" w:date="2026-05-07T12:25:00Z"/>
              </w:rPr>
            </w:pPr>
          </w:p>
          <w:p w14:paraId="1894A926" w14:textId="77777777" w:rsidR="0082163A" w:rsidRDefault="0082163A" w:rsidP="00B36260">
            <w:pPr>
              <w:pStyle w:val="ae"/>
              <w:ind w:firstLine="480"/>
              <w:rPr>
                <w:ins w:id="57" w:author="涛 龙" w:date="2026-05-07T12:25:00Z"/>
              </w:rPr>
            </w:pPr>
          </w:p>
          <w:p w14:paraId="1A29CEC7" w14:textId="77777777" w:rsidR="0082163A" w:rsidRDefault="0082163A" w:rsidP="00B36260">
            <w:pPr>
              <w:pStyle w:val="ae"/>
              <w:ind w:firstLine="480"/>
              <w:rPr>
                <w:ins w:id="58" w:author="涛 龙" w:date="2026-05-07T12:25:00Z"/>
              </w:rPr>
            </w:pPr>
          </w:p>
          <w:p w14:paraId="50EE7611" w14:textId="77777777" w:rsidR="0082163A" w:rsidRDefault="0082163A" w:rsidP="00B36260">
            <w:pPr>
              <w:pStyle w:val="ae"/>
              <w:ind w:firstLine="480"/>
              <w:rPr>
                <w:ins w:id="59" w:author="涛 龙" w:date="2026-05-07T12:25:00Z"/>
              </w:rPr>
            </w:pPr>
          </w:p>
          <w:p w14:paraId="673458D8" w14:textId="77777777" w:rsidR="0082163A" w:rsidRDefault="0082163A" w:rsidP="00B36260">
            <w:pPr>
              <w:pStyle w:val="ae"/>
              <w:ind w:firstLine="480"/>
              <w:rPr>
                <w:ins w:id="60" w:author="涛 龙" w:date="2026-05-07T12:25:00Z"/>
              </w:rPr>
            </w:pPr>
          </w:p>
          <w:p w14:paraId="5E413B2C" w14:textId="77777777" w:rsidR="0082163A" w:rsidRDefault="0082163A" w:rsidP="00B36260">
            <w:pPr>
              <w:pStyle w:val="ae"/>
              <w:ind w:firstLine="480"/>
              <w:rPr>
                <w:ins w:id="61" w:author="涛 龙" w:date="2026-05-07T12:25:00Z"/>
              </w:rPr>
            </w:pPr>
          </w:p>
          <w:p w14:paraId="0787E59F" w14:textId="77777777" w:rsidR="0082163A" w:rsidRDefault="0082163A" w:rsidP="00B36260">
            <w:pPr>
              <w:pStyle w:val="ae"/>
              <w:ind w:firstLine="480"/>
              <w:rPr>
                <w:ins w:id="62" w:author="涛 龙" w:date="2026-05-07T12:25:00Z"/>
              </w:rPr>
            </w:pPr>
          </w:p>
          <w:p w14:paraId="0380C80D" w14:textId="77777777" w:rsidR="0082163A" w:rsidRDefault="0082163A" w:rsidP="00B36260">
            <w:pPr>
              <w:pStyle w:val="ae"/>
              <w:ind w:firstLine="480"/>
              <w:rPr>
                <w:ins w:id="63" w:author="涛 龙" w:date="2026-05-07T12:25:00Z"/>
              </w:rPr>
            </w:pPr>
          </w:p>
          <w:p w14:paraId="7E87528A" w14:textId="77777777" w:rsidR="0082163A" w:rsidRDefault="0082163A" w:rsidP="00B36260">
            <w:pPr>
              <w:pStyle w:val="ae"/>
              <w:ind w:firstLine="480"/>
              <w:rPr>
                <w:ins w:id="64" w:author="涛 龙" w:date="2026-05-07T12:25:00Z"/>
              </w:rPr>
            </w:pPr>
          </w:p>
          <w:p w14:paraId="287684B3" w14:textId="77777777" w:rsidR="0082163A" w:rsidRDefault="0082163A" w:rsidP="00B36260">
            <w:pPr>
              <w:pStyle w:val="ae"/>
              <w:ind w:firstLine="480"/>
              <w:rPr>
                <w:ins w:id="65" w:author="涛 龙" w:date="2026-05-07T12:25:00Z"/>
              </w:rPr>
            </w:pPr>
          </w:p>
          <w:p w14:paraId="65CD9793" w14:textId="77777777" w:rsidR="0082163A" w:rsidRDefault="0082163A" w:rsidP="00B36260">
            <w:pPr>
              <w:pStyle w:val="ae"/>
              <w:ind w:firstLine="480"/>
              <w:rPr>
                <w:ins w:id="66" w:author="涛 龙" w:date="2026-05-07T12:25:00Z"/>
              </w:rPr>
            </w:pPr>
          </w:p>
          <w:p w14:paraId="1B3CC65C" w14:textId="77777777" w:rsidR="0082163A" w:rsidRDefault="0082163A" w:rsidP="00B36260">
            <w:pPr>
              <w:pStyle w:val="ae"/>
              <w:ind w:firstLine="480"/>
              <w:rPr>
                <w:ins w:id="67" w:author="涛 龙" w:date="2026-05-07T12:25:00Z"/>
              </w:rPr>
            </w:pPr>
          </w:p>
          <w:p w14:paraId="059276BD" w14:textId="77777777" w:rsidR="0082163A" w:rsidRDefault="0082163A" w:rsidP="00B36260">
            <w:pPr>
              <w:pStyle w:val="ae"/>
              <w:ind w:firstLine="480"/>
              <w:rPr>
                <w:ins w:id="68" w:author="涛 龙" w:date="2026-05-07T12:25:00Z"/>
              </w:rPr>
            </w:pPr>
          </w:p>
          <w:p w14:paraId="5EE1F6CB" w14:textId="77777777" w:rsidR="0082163A" w:rsidRPr="001506BF" w:rsidRDefault="0082163A" w:rsidP="00B36260">
            <w:pPr>
              <w:pStyle w:val="ae"/>
              <w:ind w:firstLine="420"/>
              <w:jc w:val="center"/>
              <w:rPr>
                <w:ins w:id="69" w:author="涛 龙" w:date="2026-05-06T16:09:00Z"/>
                <w:sz w:val="21"/>
                <w:szCs w:val="21"/>
                <w:rPrChange w:id="70" w:author="涛 龙" w:date="2026-05-07T20:36:00Z">
                  <w:rPr>
                    <w:ins w:id="71" w:author="涛 龙" w:date="2026-05-06T16:09:00Z"/>
                  </w:rPr>
                </w:rPrChange>
              </w:rPr>
              <w:pPrChange w:id="72" w:author="涛 龙" w:date="2026-05-08T12:27:00Z">
                <w:pPr>
                  <w:pStyle w:val="ae"/>
                </w:pPr>
              </w:pPrChange>
            </w:pPr>
            <w:commentRangeStart w:id="73"/>
            <w:ins w:id="74" w:author="涛 龙" w:date="2026-05-07T12:25:00Z">
              <w:r w:rsidRPr="001506BF">
                <w:rPr>
                  <w:rFonts w:hint="eastAsia"/>
                  <w:sz w:val="21"/>
                  <w:szCs w:val="21"/>
                  <w:rPrChange w:id="75" w:author="涛 龙" w:date="2026-05-07T20:36:00Z">
                    <w:rPr>
                      <w:rFonts w:hint="eastAsia"/>
                    </w:rPr>
                  </w:rPrChange>
                </w:rPr>
                <w:t>图</w:t>
              </w:r>
              <w:r w:rsidRPr="001506BF">
                <w:rPr>
                  <w:sz w:val="21"/>
                  <w:szCs w:val="21"/>
                  <w:rPrChange w:id="76" w:author="涛 龙" w:date="2026-05-07T20:36:00Z">
                    <w:rPr/>
                  </w:rPrChange>
                </w:rPr>
                <w:t>5-2</w:t>
              </w:r>
              <w:r w:rsidRPr="001506BF">
                <w:rPr>
                  <w:rFonts w:hint="eastAsia"/>
                  <w:sz w:val="21"/>
                  <w:szCs w:val="21"/>
                  <w:rPrChange w:id="77" w:author="涛 龙" w:date="2026-05-07T20:36:00Z">
                    <w:rPr>
                      <w:rFonts w:hint="eastAsia"/>
                    </w:rPr>
                  </w:rPrChange>
                </w:rPr>
                <w:t>患者管理类图</w:t>
              </w:r>
            </w:ins>
            <w:commentRangeEnd w:id="73"/>
            <w:r w:rsidRPr="001506BF">
              <w:rPr>
                <w:rStyle w:val="af4"/>
                <w:rPrChange w:id="78" w:author="涛 龙" w:date="2026-05-07T20:36:00Z">
                  <w:rPr>
                    <w:rStyle w:val="af4"/>
                  </w:rPr>
                </w:rPrChange>
              </w:rPr>
              <w:commentReference w:id="73"/>
            </w:r>
          </w:p>
        </w:tc>
      </w:tr>
    </w:tbl>
    <w:p w14:paraId="42388221" w14:textId="77777777" w:rsidR="0082163A" w:rsidRDefault="0082163A" w:rsidP="0082163A">
      <w:pPr>
        <w:pStyle w:val="ae"/>
        <w:ind w:firstLine="480"/>
        <w:rPr>
          <w:ins w:id="79" w:author="涛 龙" w:date="2026-05-06T16:10:00Z"/>
        </w:rPr>
        <w:pPrChange w:id="80" w:author="涛 龙" w:date="2026-05-06T16:41:00Z">
          <w:pPr>
            <w:pStyle w:val="a8"/>
            <w:pBdr>
              <w:top w:val="single" w:sz="2" w:space="0" w:color="auto"/>
              <w:left w:val="single" w:sz="2" w:space="0" w:color="auto"/>
              <w:bottom w:val="single" w:sz="2" w:space="0" w:color="auto"/>
              <w:right w:val="single" w:sz="2" w:space="0" w:color="auto"/>
            </w:pBdr>
            <w:shd w:val="clear" w:color="auto" w:fill="FCFCFC"/>
          </w:pPr>
        </w:pPrChange>
      </w:pPr>
      <w:ins w:id="81" w:author="涛 龙" w:date="2026-05-06T16:10:00Z">
        <w:r>
          <w:t>从图</w:t>
        </w:r>
        <w:r>
          <w:t>5-2</w:t>
        </w:r>
        <w:r>
          <w:t>中可以看到，</w:t>
        </w:r>
        <w:proofErr w:type="spellStart"/>
        <w:r>
          <w:t>PatientServiceImpl</w:t>
        </w:r>
        <w:proofErr w:type="spellEnd"/>
        <w:r>
          <w:t>不仅注入了</w:t>
        </w:r>
        <w:proofErr w:type="spellStart"/>
        <w:r>
          <w:t>PatientMapper</w:t>
        </w:r>
        <w:proofErr w:type="spellEnd"/>
        <w:r>
          <w:t>，还持有了另外</w:t>
        </w:r>
        <w:commentRangeStart w:id="82"/>
        <w:r>
          <w:t>六个</w:t>
        </w:r>
        <w:r>
          <w:t>Mapper</w:t>
        </w:r>
        <w:r>
          <w:t>的引用</w:t>
        </w:r>
      </w:ins>
      <w:commentRangeEnd w:id="82"/>
      <w:r>
        <w:rPr>
          <w:rStyle w:val="af4"/>
        </w:rPr>
        <w:commentReference w:id="82"/>
      </w:r>
      <w:ins w:id="83" w:author="涛 龙" w:date="2026-05-06T16:10:00Z">
        <w:r>
          <w:t>，这正是为全景视图服务的。图上</w:t>
        </w:r>
        <w:proofErr w:type="spellStart"/>
        <w:r>
          <w:t>PatientOverviewVO</w:t>
        </w:r>
        <w:proofErr w:type="spellEnd"/>
        <w:r>
          <w:t>是一个纯粹的数据传输对象，</w:t>
        </w:r>
        <w:proofErr w:type="gramStart"/>
        <w:r>
          <w:t>不</w:t>
        </w:r>
        <w:proofErr w:type="gramEnd"/>
        <w:r>
          <w:t>映射任何数据库表，</w:t>
        </w:r>
        <w:commentRangeStart w:id="84"/>
        <w:r>
          <w:t>字段</w:t>
        </w:r>
      </w:ins>
      <w:commentRangeEnd w:id="84"/>
      <w:r>
        <w:rPr>
          <w:rStyle w:val="af4"/>
        </w:rPr>
        <w:commentReference w:id="84"/>
      </w:r>
      <w:ins w:id="85" w:author="涛 龙" w:date="2026-05-06T16:10:00Z">
        <w:r>
          <w:t>是七个独立列表。设计上之所以没有把这些查询合并成一条大</w:t>
        </w:r>
        <w:r>
          <w:t>SQL</w:t>
        </w:r>
        <w:r>
          <w:t>，是因为在实际测试中发现分开查然后组装比多表</w:t>
        </w:r>
        <w:r>
          <w:t>JOIN</w:t>
        </w:r>
        <w:r>
          <w:t>的执行计划更稳定</w:t>
        </w:r>
        <w:r>
          <w:t>——</w:t>
        </w:r>
        <w:r>
          <w:t>尤其是当某张表的数据量远大于其他表时，</w:t>
        </w:r>
        <w:r>
          <w:t>JOIN</w:t>
        </w:r>
        <w:r>
          <w:t>容易出现笛卡尔积放大导致查询耗时陡增。</w:t>
        </w:r>
      </w:ins>
    </w:p>
    <w:p w14:paraId="0CE50AC7" w14:textId="77777777" w:rsidR="0082163A" w:rsidRPr="0055071D" w:rsidRDefault="0082163A" w:rsidP="0082163A">
      <w:pPr>
        <w:pStyle w:val="ae"/>
        <w:ind w:firstLine="480"/>
        <w:pPrChange w:id="86" w:author="涛 龙" w:date="2026-05-06T16:41:00Z">
          <w:pPr>
            <w:pStyle w:val="aa"/>
            <w:keepNext/>
          </w:pPr>
        </w:pPrChange>
      </w:pPr>
      <w:ins w:id="87" w:author="涛 龙" w:date="2026-05-06T16:10:00Z">
        <w:r>
          <w:t>接下来用</w:t>
        </w:r>
      </w:ins>
      <w:ins w:id="88" w:author="涛 龙" w:date="2026-05-08T13:23:00Z">
        <w:r>
          <w:t>时序</w:t>
        </w:r>
      </w:ins>
      <w:ins w:id="89" w:author="涛 龙" w:date="2026-05-06T16:10:00Z">
        <w:r>
          <w:t>图说明一次患者修改操作中，</w:t>
        </w:r>
        <w:r>
          <w:t>AOP</w:t>
        </w:r>
        <w:r>
          <w:t>切面是如何介入的。图</w:t>
        </w:r>
        <w:r>
          <w:t>5-3</w:t>
        </w:r>
        <w:r>
          <w:t>清晰展示了拦截器在业务方法前后两次查询数据库以记录数据快照的完整时序。</w:t>
        </w:r>
      </w:ins>
      <w:del w:id="90" w:author="涛 龙" w:date="2026-05-06T16:41:00Z">
        <w:r w:rsidDel="00A20AE4">
          <w:rPr>
            <w:rFonts w:hint="eastAsia"/>
          </w:rPr>
          <w:delText>表格</w:delText>
        </w:r>
        <w:r w:rsidDel="00A20AE4">
          <w:rPr>
            <w:rFonts w:hint="eastAsia"/>
          </w:rPr>
          <w:delText xml:space="preserve"> </w:delText>
        </w:r>
        <w:r w:rsidDel="00A20AE4">
          <w:fldChar w:fldCharType="begin"/>
        </w:r>
        <w:r w:rsidDel="00A20AE4">
          <w:delInstrText xml:space="preserve"> </w:delInstrText>
        </w:r>
        <w:r w:rsidDel="00A20AE4">
          <w:rPr>
            <w:rFonts w:hint="eastAsia"/>
          </w:rPr>
          <w:delInstrText xml:space="preserve">SEQ </w:delInstrText>
        </w:r>
        <w:r w:rsidDel="00A20AE4">
          <w:rPr>
            <w:rFonts w:hint="eastAsia"/>
          </w:rPr>
          <w:delInstrText>表格</w:delInstrText>
        </w:r>
        <w:r w:rsidDel="00A20AE4">
          <w:rPr>
            <w:rFonts w:hint="eastAsia"/>
          </w:rPr>
          <w:delInstrText xml:space="preserve"> \* ARABIC</w:delInstrText>
        </w:r>
        <w:r w:rsidDel="00A20AE4">
          <w:delInstrText xml:space="preserve"> </w:delInstrText>
        </w:r>
        <w:r w:rsidDel="00A20AE4">
          <w:fldChar w:fldCharType="separate"/>
        </w:r>
        <w:r w:rsidDel="00A20AE4">
          <w:rPr>
            <w:noProof/>
          </w:rPr>
          <w:delText>5</w:delText>
        </w:r>
        <w:r w:rsidDel="00A20AE4">
          <w:fldChar w:fldCharType="end"/>
        </w:r>
      </w:del>
    </w:p>
    <w:tbl>
      <w:tblPr>
        <w:tblStyle w:val="ad"/>
        <w:tblW w:w="0" w:type="auto"/>
        <w:tblLook w:val="04A0" w:firstRow="1" w:lastRow="0" w:firstColumn="1" w:lastColumn="0" w:noHBand="0" w:noVBand="1"/>
        <w:tblPrChange w:id="91" w:author="涛 龙" w:date="2026-05-07T20:48:00Z">
          <w:tblPr>
            <w:tblStyle w:val="ad"/>
            <w:tblW w:w="0" w:type="auto"/>
            <w:tblLook w:val="04A0" w:firstRow="1" w:lastRow="0" w:firstColumn="1" w:lastColumn="0" w:noHBand="0" w:noVBand="1"/>
          </w:tblPr>
        </w:tblPrChange>
      </w:tblPr>
      <w:tblGrid>
        <w:gridCol w:w="8296"/>
        <w:tblGridChange w:id="92">
          <w:tblGrid>
            <w:gridCol w:w="9061"/>
          </w:tblGrid>
        </w:tblGridChange>
      </w:tblGrid>
      <w:tr w:rsidR="0082163A" w:rsidRPr="007F2A2E" w14:paraId="7646F11C" w14:textId="77777777" w:rsidTr="00B36260">
        <w:trPr>
          <w:ins w:id="93" w:author="涛 龙" w:date="2026-05-06T16:10:00Z"/>
        </w:trPr>
        <w:tc>
          <w:tcPr>
            <w:tcW w:w="9061" w:type="dxa"/>
            <w:tcPrChange w:id="94" w:author="涛 龙" w:date="2026-05-07T20:48:00Z">
              <w:tcPr>
                <w:tcW w:w="9061" w:type="dxa"/>
              </w:tcPr>
            </w:tcPrChange>
          </w:tcPr>
          <w:p w14:paraId="49DB1F27" w14:textId="77777777" w:rsidR="0082163A" w:rsidRPr="001506BF" w:rsidRDefault="0082163A" w:rsidP="00B36260">
            <w:pPr>
              <w:pStyle w:val="ae"/>
              <w:ind w:firstLine="420"/>
              <w:jc w:val="center"/>
              <w:rPr>
                <w:ins w:id="95" w:author="涛 龙" w:date="2026-05-06T16:10:00Z"/>
                <w:sz w:val="21"/>
                <w:szCs w:val="21"/>
                <w:rPrChange w:id="96" w:author="涛 龙" w:date="2026-05-07T20:36:00Z">
                  <w:rPr>
                    <w:ins w:id="97" w:author="涛 龙" w:date="2026-05-06T16:10:00Z"/>
                  </w:rPr>
                </w:rPrChange>
              </w:rPr>
              <w:pPrChange w:id="98" w:author="涛 龙" w:date="2026-05-07T12:26:00Z">
                <w:pPr>
                  <w:pStyle w:val="ae"/>
                </w:pPr>
              </w:pPrChange>
            </w:pPr>
            <w:ins w:id="99" w:author="涛 龙" w:date="2026-05-06T16:43:00Z">
              <w:r w:rsidRPr="001506BF">
                <w:rPr>
                  <w:noProof/>
                  <w:sz w:val="21"/>
                  <w:szCs w:val="21"/>
                  <w:rPrChange w:id="100" w:author="涛 龙" w:date="2026-05-07T20:36:00Z">
                    <w:rPr>
                      <w:noProof/>
                    </w:rPr>
                  </w:rPrChange>
                </w:rPr>
                <w:lastRenderedPageBreak/>
                <w:drawing>
                  <wp:anchor distT="0" distB="0" distL="114300" distR="114300" simplePos="0" relativeHeight="251664384" behindDoc="0" locked="0" layoutInCell="1" allowOverlap="1" wp14:anchorId="475C4D70" wp14:editId="3B13A258">
                    <wp:simplePos x="0" y="0"/>
                    <wp:positionH relativeFrom="column">
                      <wp:posOffset>-65405</wp:posOffset>
                    </wp:positionH>
                    <wp:positionV relativeFrom="paragraph">
                      <wp:posOffset>1905</wp:posOffset>
                    </wp:positionV>
                    <wp:extent cx="5760085" cy="4185920"/>
                    <wp:effectExtent l="0" t="0" r="0" b="5080"/>
                    <wp:wrapSquare wrapText="bothSides"/>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4185920"/>
                            </a:xfrm>
                            <a:prstGeom prst="rect">
                              <a:avLst/>
                            </a:prstGeom>
                            <a:noFill/>
                            <a:ln>
                              <a:noFill/>
                            </a:ln>
                          </pic:spPr>
                        </pic:pic>
                      </a:graphicData>
                    </a:graphic>
                    <wp14:sizeRelH relativeFrom="page">
                      <wp14:pctWidth>0</wp14:pctWidth>
                    </wp14:sizeRelH>
                    <wp14:sizeRelV relativeFrom="page">
                      <wp14:pctHeight>0</wp14:pctHeight>
                    </wp14:sizeRelV>
                  </wp:anchor>
                </w:drawing>
              </w:r>
            </w:ins>
            <w:ins w:id="101" w:author="涛 龙" w:date="2026-05-06T16:44:00Z">
              <w:r w:rsidRPr="001506BF">
                <w:rPr>
                  <w:rFonts w:hint="eastAsia"/>
                  <w:sz w:val="21"/>
                  <w:szCs w:val="21"/>
                  <w:rPrChange w:id="102" w:author="涛 龙" w:date="2026-05-07T20:36:00Z">
                    <w:rPr>
                      <w:rFonts w:hint="eastAsia"/>
                    </w:rPr>
                  </w:rPrChange>
                </w:rPr>
                <w:t>图</w:t>
              </w:r>
              <w:r w:rsidRPr="001506BF">
                <w:rPr>
                  <w:sz w:val="21"/>
                  <w:szCs w:val="21"/>
                  <w:rPrChange w:id="103" w:author="涛 龙" w:date="2026-05-07T20:36:00Z">
                    <w:rPr/>
                  </w:rPrChange>
                </w:rPr>
                <w:t>5-3</w:t>
              </w:r>
              <w:r w:rsidRPr="001506BF">
                <w:rPr>
                  <w:rFonts w:hint="eastAsia"/>
                  <w:sz w:val="21"/>
                  <w:szCs w:val="21"/>
                  <w:rPrChange w:id="104" w:author="涛 龙" w:date="2026-05-07T20:36:00Z">
                    <w:rPr>
                      <w:rFonts w:hint="eastAsia"/>
                    </w:rPr>
                  </w:rPrChange>
                </w:rPr>
                <w:t>患者修改</w:t>
              </w:r>
              <w:r w:rsidRPr="001506BF">
                <w:rPr>
                  <w:sz w:val="21"/>
                  <w:szCs w:val="21"/>
                  <w:rPrChange w:id="105" w:author="涛 龙" w:date="2026-05-07T20:36:00Z">
                    <w:rPr/>
                  </w:rPrChange>
                </w:rPr>
                <w:t>AOP</w:t>
              </w:r>
              <w:r w:rsidRPr="001506BF">
                <w:rPr>
                  <w:rFonts w:hint="eastAsia"/>
                  <w:sz w:val="21"/>
                  <w:szCs w:val="21"/>
                  <w:rPrChange w:id="106" w:author="涛 龙" w:date="2026-05-07T20:36:00Z">
                    <w:rPr>
                      <w:rFonts w:hint="eastAsia"/>
                    </w:rPr>
                  </w:rPrChange>
                </w:rPr>
                <w:t>审计</w:t>
              </w:r>
            </w:ins>
            <w:ins w:id="107" w:author="涛 龙" w:date="2026-05-08T13:23:00Z">
              <w:r>
                <w:rPr>
                  <w:rFonts w:hint="eastAsia"/>
                  <w:sz w:val="21"/>
                  <w:szCs w:val="21"/>
                </w:rPr>
                <w:t>时序</w:t>
              </w:r>
            </w:ins>
            <w:ins w:id="108" w:author="涛 龙" w:date="2026-05-06T16:44:00Z">
              <w:r w:rsidRPr="001506BF">
                <w:rPr>
                  <w:rFonts w:hint="eastAsia"/>
                  <w:sz w:val="21"/>
                  <w:szCs w:val="21"/>
                  <w:rPrChange w:id="109" w:author="涛 龙" w:date="2026-05-07T20:36:00Z">
                    <w:rPr>
                      <w:rFonts w:hint="eastAsia"/>
                    </w:rPr>
                  </w:rPrChange>
                </w:rPr>
                <w:t>图</w:t>
              </w:r>
            </w:ins>
          </w:p>
        </w:tc>
      </w:tr>
    </w:tbl>
    <w:p w14:paraId="1A9CA620" w14:textId="77777777" w:rsidR="0082163A" w:rsidRDefault="0082163A" w:rsidP="0082163A">
      <w:pPr>
        <w:pStyle w:val="ae"/>
        <w:ind w:firstLine="480"/>
        <w:rPr>
          <w:ins w:id="110" w:author="涛 龙" w:date="2026-05-06T16:11:00Z"/>
        </w:rPr>
        <w:pPrChange w:id="111" w:author="涛 龙" w:date="2026-05-06T16:41:00Z">
          <w:pPr>
            <w:pStyle w:val="a8"/>
            <w:pBdr>
              <w:top w:val="single" w:sz="2" w:space="0" w:color="auto"/>
              <w:left w:val="single" w:sz="2" w:space="0" w:color="auto"/>
              <w:bottom w:val="single" w:sz="2" w:space="0" w:color="auto"/>
              <w:right w:val="single" w:sz="2" w:space="0" w:color="auto"/>
            </w:pBdr>
            <w:shd w:val="clear" w:color="auto" w:fill="FCFCFC"/>
          </w:pPr>
        </w:pPrChange>
      </w:pPr>
      <w:ins w:id="112" w:author="涛 龙" w:date="2026-05-06T16:11:00Z">
        <w:r>
          <w:t>从图</w:t>
        </w:r>
        <w:r>
          <w:t>5-3</w:t>
        </w:r>
        <w:r>
          <w:t>可以清楚地看到，</w:t>
        </w:r>
        <w:r>
          <w:t>AOP</w:t>
        </w:r>
        <w:r>
          <w:t>切面做的事情是</w:t>
        </w:r>
      </w:ins>
      <w:ins w:id="113" w:author="涛 龙" w:date="2026-05-07T20:42:00Z">
        <w:r>
          <w:rPr>
            <w:rFonts w:hint="eastAsia"/>
          </w:rPr>
          <w:t>“</w:t>
        </w:r>
      </w:ins>
      <w:ins w:id="114" w:author="涛 龙" w:date="2026-05-06T16:11:00Z">
        <w:r>
          <w:t>中间插入两头抓取</w:t>
        </w:r>
      </w:ins>
      <w:ins w:id="115" w:author="涛 龙" w:date="2026-05-07T20:42:00Z">
        <w:r>
          <w:rPr>
            <w:rFonts w:hint="eastAsia"/>
          </w:rPr>
          <w:t>”</w:t>
        </w:r>
      </w:ins>
      <w:ins w:id="116" w:author="涛 龙" w:date="2026-05-06T16:11:00Z">
        <w:r>
          <w:t>：在真正的更新执行之前先抓一把原数据，在更新结束之后再抓一把新数据，最后把两者连同操作人、时间、</w:t>
        </w:r>
        <w:r>
          <w:t>IP</w:t>
        </w:r>
        <w:r>
          <w:t>等信息凑成一条日志异步落库。</w:t>
        </w:r>
        <w:proofErr w:type="gramStart"/>
        <w:r>
          <w:t>异步落库的</w:t>
        </w:r>
        <w:proofErr w:type="gramEnd"/>
        <w:r>
          <w:t>设计是为了不让日志写入拖慢</w:t>
        </w:r>
        <w:proofErr w:type="gramStart"/>
        <w:r>
          <w:t>主业务</w:t>
        </w:r>
        <w:proofErr w:type="gramEnd"/>
        <w:r>
          <w:t>流程</w:t>
        </w:r>
        <w:r>
          <w:t>——</w:t>
        </w:r>
        <w:r>
          <w:t>医生点完保存不需要等着日志写进</w:t>
        </w:r>
        <w:r>
          <w:t>MySQL</w:t>
        </w:r>
        <w:r>
          <w:t>才看到返回。</w:t>
        </w:r>
      </w:ins>
    </w:p>
    <w:p w14:paraId="069DE349" w14:textId="77777777" w:rsidR="0082163A" w:rsidRDefault="0082163A" w:rsidP="0082163A">
      <w:pPr>
        <w:pStyle w:val="ae"/>
        <w:ind w:firstLine="480"/>
        <w:pPrChange w:id="117" w:author="涛 龙" w:date="2026-05-07T20:45:00Z">
          <w:pPr>
            <w:pStyle w:val="aa"/>
            <w:keepNext/>
          </w:pPr>
        </w:pPrChange>
      </w:pPr>
      <w:commentRangeStart w:id="118"/>
      <w:ins w:id="119" w:author="涛 龙" w:date="2026-05-06T16:11:00Z">
        <w:r>
          <w:t>系统实现后的患者管理列表页如图</w:t>
        </w:r>
        <w:r>
          <w:t>5-4</w:t>
        </w:r>
        <w:r>
          <w:t>所示。</w:t>
        </w:r>
      </w:ins>
      <w:del w:id="120" w:author="涛 龙" w:date="2026-05-07T20:45:00Z">
        <w:r w:rsidDel="00E65192">
          <w:rPr>
            <w:rFonts w:hint="eastAsia"/>
          </w:rPr>
          <w:delText>表格</w:delText>
        </w:r>
        <w:r w:rsidDel="00E65192">
          <w:rPr>
            <w:rFonts w:hint="eastAsia"/>
          </w:rPr>
          <w:delText xml:space="preserve"> </w:delText>
        </w:r>
        <w:r w:rsidDel="00E65192">
          <w:fldChar w:fldCharType="begin"/>
        </w:r>
        <w:r w:rsidDel="00E65192">
          <w:delInstrText xml:space="preserve"> </w:delInstrText>
        </w:r>
        <w:r w:rsidDel="00E65192">
          <w:rPr>
            <w:rFonts w:hint="eastAsia"/>
          </w:rPr>
          <w:delInstrText xml:space="preserve">SEQ </w:delInstrText>
        </w:r>
        <w:r w:rsidDel="00E65192">
          <w:rPr>
            <w:rFonts w:hint="eastAsia"/>
          </w:rPr>
          <w:delInstrText>表格</w:delInstrText>
        </w:r>
        <w:r w:rsidDel="00E65192">
          <w:rPr>
            <w:rFonts w:hint="eastAsia"/>
          </w:rPr>
          <w:delInstrText xml:space="preserve"> \* ARABIC</w:delInstrText>
        </w:r>
        <w:r w:rsidDel="00E65192">
          <w:delInstrText xml:space="preserve"> </w:delInstrText>
        </w:r>
        <w:r w:rsidDel="00E65192">
          <w:fldChar w:fldCharType="separate"/>
        </w:r>
        <w:r w:rsidDel="00E65192">
          <w:rPr>
            <w:noProof/>
          </w:rPr>
          <w:delText>1</w:delText>
        </w:r>
        <w:r w:rsidDel="00E65192">
          <w:fldChar w:fldCharType="end"/>
        </w:r>
      </w:del>
      <w:commentRangeEnd w:id="118"/>
      <w:r>
        <w:rPr>
          <w:rStyle w:val="af4"/>
        </w:rPr>
        <w:commentReference w:id="118"/>
      </w:r>
    </w:p>
    <w:tbl>
      <w:tblPr>
        <w:tblStyle w:val="ad"/>
        <w:tblW w:w="0" w:type="auto"/>
        <w:tblLook w:val="04A0" w:firstRow="1" w:lastRow="0" w:firstColumn="1" w:lastColumn="0" w:noHBand="0" w:noVBand="1"/>
        <w:tblPrChange w:id="121" w:author="涛 龙" w:date="2026-05-07T20:49:00Z">
          <w:tblPr>
            <w:tblStyle w:val="ad"/>
            <w:tblW w:w="0" w:type="auto"/>
            <w:tblLook w:val="04A0" w:firstRow="1" w:lastRow="0" w:firstColumn="1" w:lastColumn="0" w:noHBand="0" w:noVBand="1"/>
          </w:tblPr>
        </w:tblPrChange>
      </w:tblPr>
      <w:tblGrid>
        <w:gridCol w:w="8296"/>
        <w:tblGridChange w:id="122">
          <w:tblGrid>
            <w:gridCol w:w="9061"/>
          </w:tblGrid>
        </w:tblGridChange>
      </w:tblGrid>
      <w:tr w:rsidR="0082163A" w14:paraId="11F737ED" w14:textId="77777777" w:rsidTr="00B36260">
        <w:trPr>
          <w:trHeight w:val="4682"/>
          <w:ins w:id="123" w:author="涛 龙" w:date="2026-05-07T20:45:00Z"/>
        </w:trPr>
        <w:tc>
          <w:tcPr>
            <w:tcW w:w="9061" w:type="dxa"/>
            <w:tcPrChange w:id="124" w:author="涛 龙" w:date="2026-05-07T20:49:00Z">
              <w:tcPr>
                <w:tcW w:w="9061" w:type="dxa"/>
              </w:tcPr>
            </w:tcPrChange>
          </w:tcPr>
          <w:p w14:paraId="722509D5" w14:textId="77777777" w:rsidR="0082163A" w:rsidRPr="00E65192" w:rsidRDefault="0082163A" w:rsidP="00B36260">
            <w:pPr>
              <w:pStyle w:val="ae"/>
              <w:ind w:firstLine="420"/>
              <w:jc w:val="center"/>
              <w:rPr>
                <w:ins w:id="125" w:author="涛 龙" w:date="2026-05-07T20:45:00Z"/>
                <w:sz w:val="21"/>
                <w:szCs w:val="21"/>
                <w:rPrChange w:id="126" w:author="涛 龙" w:date="2026-05-07T20:46:00Z">
                  <w:rPr>
                    <w:ins w:id="127" w:author="涛 龙" w:date="2026-05-07T20:45:00Z"/>
                  </w:rPr>
                </w:rPrChange>
              </w:rPr>
              <w:pPrChange w:id="128" w:author="涛 龙" w:date="2026-05-07T20:46:00Z">
                <w:pPr>
                  <w:pStyle w:val="ae"/>
                </w:pPr>
              </w:pPrChange>
            </w:pPr>
            <w:ins w:id="129" w:author="涛 龙" w:date="2026-05-07T20:46:00Z">
              <w:r w:rsidRPr="00E65192">
                <w:rPr>
                  <w:rFonts w:hint="eastAsia"/>
                  <w:sz w:val="21"/>
                  <w:szCs w:val="21"/>
                  <w:rPrChange w:id="130" w:author="涛 龙" w:date="2026-05-07T20:46:00Z">
                    <w:rPr>
                      <w:rFonts w:hint="eastAsia"/>
                    </w:rPr>
                  </w:rPrChange>
                </w:rPr>
                <w:lastRenderedPageBreak/>
                <w:t>图</w:t>
              </w:r>
              <w:r w:rsidRPr="00E65192">
                <w:rPr>
                  <w:sz w:val="21"/>
                  <w:szCs w:val="21"/>
                  <w:rPrChange w:id="131" w:author="涛 龙" w:date="2026-05-07T20:46:00Z">
                    <w:rPr/>
                  </w:rPrChange>
                </w:rPr>
                <w:t>5-4</w:t>
              </w:r>
              <w:r w:rsidRPr="00E65192">
                <w:rPr>
                  <w:rFonts w:hint="eastAsia"/>
                  <w:sz w:val="21"/>
                  <w:szCs w:val="21"/>
                  <w:rPrChange w:id="132" w:author="涛 龙" w:date="2026-05-07T20:46:00Z">
                    <w:rPr>
                      <w:rFonts w:hint="eastAsia"/>
                    </w:rPr>
                  </w:rPrChange>
                </w:rPr>
                <w:t>患者列表页及全景视图</w:t>
              </w:r>
            </w:ins>
            <w:ins w:id="133" w:author="涛 龙" w:date="2026-05-07T20:45:00Z">
              <w:r w:rsidRPr="00E65192">
                <w:rPr>
                  <w:noProof/>
                  <w:sz w:val="21"/>
                  <w:szCs w:val="21"/>
                  <w:rPrChange w:id="134" w:author="涛 龙" w:date="2026-05-07T20:46:00Z">
                    <w:rPr>
                      <w:noProof/>
                    </w:rPr>
                  </w:rPrChange>
                </w:rPr>
                <w:drawing>
                  <wp:anchor distT="0" distB="0" distL="114300" distR="114300" simplePos="0" relativeHeight="251669504" behindDoc="0" locked="0" layoutInCell="1" allowOverlap="1" wp14:anchorId="7B47EFF1" wp14:editId="11CCF8EC">
                    <wp:simplePos x="0" y="0"/>
                    <wp:positionH relativeFrom="column">
                      <wp:posOffset>-65405</wp:posOffset>
                    </wp:positionH>
                    <wp:positionV relativeFrom="paragraph">
                      <wp:posOffset>55</wp:posOffset>
                    </wp:positionV>
                    <wp:extent cx="5760085" cy="2919095"/>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919095"/>
                            </a:xfrm>
                            <a:prstGeom prst="rect">
                              <a:avLst/>
                            </a:prstGeom>
                          </pic:spPr>
                        </pic:pic>
                      </a:graphicData>
                    </a:graphic>
                    <wp14:sizeRelH relativeFrom="page">
                      <wp14:pctWidth>0</wp14:pctWidth>
                    </wp14:sizeRelH>
                    <wp14:sizeRelV relativeFrom="page">
                      <wp14:pctHeight>0</wp14:pctHeight>
                    </wp14:sizeRelV>
                  </wp:anchor>
                </w:drawing>
              </w:r>
            </w:ins>
          </w:p>
        </w:tc>
      </w:tr>
    </w:tbl>
    <w:p w14:paraId="54294933" w14:textId="77777777" w:rsidR="0082163A" w:rsidDel="005C4466" w:rsidRDefault="0082163A" w:rsidP="0082163A">
      <w:pPr>
        <w:pStyle w:val="af0"/>
        <w:ind w:firstLine="480"/>
        <w:rPr>
          <w:del w:id="135" w:author="涛 龙" w:date="2026-05-06T15:45:00Z"/>
        </w:rPr>
        <w:pPrChange w:id="136" w:author="涛 龙" w:date="2026-05-06T15:52:00Z">
          <w:pPr>
            <w:pStyle w:val="ae"/>
          </w:pPr>
        </w:pPrChange>
      </w:pPr>
      <w:del w:id="137" w:author="涛 龙" w:date="2026-05-06T15:45:00Z">
        <w:r w:rsidDel="005C4466">
          <w:rPr>
            <w:rFonts w:hint="eastAsia"/>
          </w:rPr>
          <w:delText>系统采用</w:delText>
        </w:r>
        <w:r w:rsidDel="005C4466">
          <w:rPr>
            <w:rFonts w:hint="eastAsia"/>
          </w:rPr>
          <w:delText>JWT</w:delText>
        </w:r>
        <w:r w:rsidDel="005C4466">
          <w:rPr>
            <w:rFonts w:hint="eastAsia"/>
          </w:rPr>
          <w:delText>（</w:delText>
        </w:r>
        <w:r w:rsidDel="005C4466">
          <w:rPr>
            <w:rFonts w:hint="eastAsia"/>
          </w:rPr>
          <w:delText>JSON Web Token</w:delText>
        </w:r>
        <w:r w:rsidDel="005C4466">
          <w:rPr>
            <w:rFonts w:hint="eastAsia"/>
          </w:rPr>
          <w:delText>）作为前后端分离架构下的无状态身份认证方案。用户登录时，后端接收登录账号和密码，验证通过后使用</w:delText>
        </w:r>
        <w:r w:rsidDel="005C4466">
          <w:rPr>
            <w:rFonts w:hint="eastAsia"/>
          </w:rPr>
          <w:delText>HMAC-SHA256</w:delText>
        </w:r>
        <w:r w:rsidDel="005C4466">
          <w:rPr>
            <w:rFonts w:hint="eastAsia"/>
          </w:rPr>
          <w:delText>算法生成包含用户</w:delText>
        </w:r>
        <w:r w:rsidDel="005C4466">
          <w:rPr>
            <w:rFonts w:hint="eastAsia"/>
          </w:rPr>
          <w:delText>ID</w:delText>
        </w:r>
        <w:r w:rsidDel="005C4466">
          <w:rPr>
            <w:rFonts w:hint="eastAsia"/>
          </w:rPr>
          <w:delText>（</w:delText>
        </w:r>
        <w:r w:rsidDel="005C4466">
          <w:rPr>
            <w:rFonts w:hint="eastAsia"/>
          </w:rPr>
          <w:delText>userId</w:delText>
        </w:r>
        <w:r w:rsidDel="005C4466">
          <w:rPr>
            <w:rFonts w:hint="eastAsia"/>
          </w:rPr>
          <w:delText>）和登录账号（</w:delText>
        </w:r>
        <w:r w:rsidDel="005C4466">
          <w:rPr>
            <w:rFonts w:hint="eastAsia"/>
          </w:rPr>
          <w:delText>loginAccount</w:delText>
        </w:r>
        <w:r w:rsidDel="005C4466">
          <w:rPr>
            <w:rFonts w:hint="eastAsia"/>
          </w:rPr>
          <w:delText>）的</w:delText>
        </w:r>
        <w:r w:rsidDel="005C4466">
          <w:rPr>
            <w:rFonts w:hint="eastAsia"/>
          </w:rPr>
          <w:delText>JWT Token</w:delText>
        </w:r>
        <w:r w:rsidDel="005C4466">
          <w:rPr>
            <w:rFonts w:hint="eastAsia"/>
          </w:rPr>
          <w:delText>，有效期设置为</w:delText>
        </w:r>
        <w:r w:rsidDel="005C4466">
          <w:rPr>
            <w:rFonts w:hint="eastAsia"/>
          </w:rPr>
          <w:delText>2</w:delText>
        </w:r>
        <w:r w:rsidDel="005C4466">
          <w:rPr>
            <w:rFonts w:hint="eastAsia"/>
          </w:rPr>
          <w:delText>小时。</w:delText>
        </w:r>
        <w:r w:rsidDel="005C4466">
          <w:rPr>
            <w:rFonts w:hint="eastAsia"/>
          </w:rPr>
          <w:delText>Token</w:delText>
        </w:r>
        <w:r w:rsidDel="005C4466">
          <w:rPr>
            <w:rFonts w:hint="eastAsia"/>
          </w:rPr>
          <w:delText>由头部（</w:delText>
        </w:r>
        <w:r w:rsidDel="005C4466">
          <w:rPr>
            <w:rFonts w:hint="eastAsia"/>
          </w:rPr>
          <w:delText>Header</w:delText>
        </w:r>
        <w:r w:rsidDel="005C4466">
          <w:rPr>
            <w:rFonts w:hint="eastAsia"/>
          </w:rPr>
          <w:delText>）、载荷（</w:delText>
        </w:r>
        <w:r w:rsidDel="005C4466">
          <w:rPr>
            <w:rFonts w:hint="eastAsia"/>
          </w:rPr>
          <w:delText>Payload</w:delText>
        </w:r>
        <w:r w:rsidDel="005C4466">
          <w:rPr>
            <w:rFonts w:hint="eastAsia"/>
          </w:rPr>
          <w:delText>）和签名（</w:delText>
        </w:r>
        <w:r w:rsidDel="005C4466">
          <w:rPr>
            <w:rFonts w:hint="eastAsia"/>
          </w:rPr>
          <w:delText>Signature</w:delText>
        </w:r>
        <w:r w:rsidDel="005C4466">
          <w:rPr>
            <w:rFonts w:hint="eastAsia"/>
          </w:rPr>
          <w:delText>）三部分组成，以点号分隔后进行</w:delText>
        </w:r>
        <w:r w:rsidDel="005C4466">
          <w:rPr>
            <w:rFonts w:hint="eastAsia"/>
          </w:rPr>
          <w:delText>Base64</w:delText>
        </w:r>
        <w:r w:rsidDel="005C4466">
          <w:rPr>
            <w:rFonts w:hint="eastAsia"/>
          </w:rPr>
          <w:delText>编码，返回给前端。前端将</w:delText>
        </w:r>
        <w:r w:rsidDel="005C4466">
          <w:rPr>
            <w:rFonts w:hint="eastAsia"/>
          </w:rPr>
          <w:delText>Token</w:delText>
        </w:r>
        <w:r w:rsidDel="005C4466">
          <w:rPr>
            <w:rFonts w:hint="eastAsia"/>
          </w:rPr>
          <w:delText>存储在浏览器的</w:delText>
        </w:r>
        <w:r w:rsidDel="005C4466">
          <w:rPr>
            <w:rFonts w:hint="eastAsia"/>
          </w:rPr>
          <w:delText>localStorage</w:delText>
        </w:r>
        <w:r w:rsidDel="005C4466">
          <w:rPr>
            <w:rFonts w:hint="eastAsia"/>
          </w:rPr>
          <w:delText>中，后续每次请求通过</w:delText>
        </w:r>
        <w:r w:rsidDel="005C4466">
          <w:rPr>
            <w:rFonts w:hint="eastAsia"/>
          </w:rPr>
          <w:delText>Axios</w:delText>
        </w:r>
        <w:r w:rsidDel="005C4466">
          <w:rPr>
            <w:rFonts w:hint="eastAsia"/>
          </w:rPr>
          <w:delText>拦截器自动在请求头中携带</w:delText>
        </w:r>
        <w:r w:rsidDel="005C4466">
          <w:rPr>
            <w:rFonts w:hint="eastAsia"/>
          </w:rPr>
          <w:delText>`Authorization: Bearer &lt;token&gt;`</w:delText>
        </w:r>
        <w:r w:rsidDel="005C4466">
          <w:rPr>
            <w:rFonts w:hint="eastAsia"/>
          </w:rPr>
          <w:delText>。</w:delText>
        </w:r>
        <w:bookmarkStart w:id="138" w:name="_Toc229127914"/>
        <w:bookmarkEnd w:id="138"/>
      </w:del>
    </w:p>
    <w:p w14:paraId="4EEA1C04" w14:textId="77777777" w:rsidR="0082163A" w:rsidDel="005C4466" w:rsidRDefault="0082163A" w:rsidP="0082163A">
      <w:pPr>
        <w:pStyle w:val="af0"/>
        <w:ind w:firstLine="480"/>
        <w:rPr>
          <w:del w:id="139" w:author="涛 龙" w:date="2026-05-06T15:45:00Z"/>
        </w:rPr>
        <w:pPrChange w:id="140" w:author="涛 龙" w:date="2026-05-06T15:52:00Z">
          <w:pPr>
            <w:pStyle w:val="ae"/>
          </w:pPr>
        </w:pPrChange>
      </w:pPr>
      <w:del w:id="141" w:author="涛 龙" w:date="2026-05-06T15:45:00Z">
        <w:r w:rsidDel="005C4466">
          <w:rPr>
            <w:rFonts w:hint="eastAsia"/>
          </w:rPr>
          <w:delText>后端通过</w:delText>
        </w:r>
        <w:r w:rsidDel="005C4466">
          <w:rPr>
            <w:rFonts w:hint="eastAsia"/>
          </w:rPr>
          <w:delText>`JwtInterceptor`</w:delText>
        </w:r>
        <w:r w:rsidDel="005C4466">
          <w:rPr>
            <w:rFonts w:hint="eastAsia"/>
          </w:rPr>
          <w:delText>拦截器对所有非公开接口进行</w:delText>
        </w:r>
        <w:r w:rsidDel="005C4466">
          <w:rPr>
            <w:rFonts w:hint="eastAsia"/>
          </w:rPr>
          <w:delText>Token</w:delText>
        </w:r>
        <w:r w:rsidDel="005C4466">
          <w:rPr>
            <w:rFonts w:hint="eastAsia"/>
          </w:rPr>
          <w:delText>校验，拦截器在</w:delText>
        </w:r>
        <w:r w:rsidDel="005C4466">
          <w:rPr>
            <w:rFonts w:hint="eastAsia"/>
          </w:rPr>
          <w:delText>`WebConfig`</w:delText>
        </w:r>
        <w:r w:rsidDel="005C4466">
          <w:rPr>
            <w:rFonts w:hint="eastAsia"/>
          </w:rPr>
          <w:delText>中注册，排除登录、注册、</w:delText>
        </w:r>
        <w:r w:rsidDel="005C4466">
          <w:rPr>
            <w:rFonts w:hint="eastAsia"/>
          </w:rPr>
          <w:delText>Swagger</w:delText>
        </w:r>
        <w:r w:rsidDel="005C4466">
          <w:rPr>
            <w:rFonts w:hint="eastAsia"/>
          </w:rPr>
          <w:delText>文档和文件下载等公开路径。校验流程如下：从请求头</w:delText>
        </w:r>
        <w:r w:rsidDel="005C4466">
          <w:rPr>
            <w:highlight w:val="yellow"/>
            <w:rPrChange w:id="142" w:author="ZSL" w:date="2026-05-04T20:51:00Z">
              <w:rPr/>
            </w:rPrChange>
          </w:rPr>
          <w:delText>`</w:delText>
        </w:r>
        <w:r w:rsidDel="005C4466">
          <w:rPr>
            <w:rFonts w:hint="eastAsia"/>
          </w:rPr>
          <w:delText>Authorization`</w:delText>
        </w:r>
        <w:r w:rsidDel="005C4466">
          <w:rPr>
            <w:rFonts w:hint="eastAsia"/>
          </w:rPr>
          <w:delText>字段提取</w:delText>
        </w:r>
        <w:r w:rsidDel="005C4466">
          <w:rPr>
            <w:rFonts w:hint="eastAsia"/>
          </w:rPr>
          <w:delText>Token</w:delText>
        </w:r>
        <w:r w:rsidDel="005C4466">
          <w:rPr>
            <w:rFonts w:hint="eastAsia"/>
          </w:rPr>
          <w:delText>→去除</w:delText>
        </w:r>
        <w:r w:rsidDel="005C4466">
          <w:rPr>
            <w:rFonts w:hint="eastAsia"/>
          </w:rPr>
          <w:delText>`Bearer `</w:delText>
        </w:r>
        <w:r w:rsidDel="005C4466">
          <w:rPr>
            <w:rFonts w:hint="eastAsia"/>
          </w:rPr>
          <w:delText>前缀→调用</w:delText>
        </w:r>
        <w:r w:rsidDel="005C4466">
          <w:rPr>
            <w:rFonts w:hint="eastAsia"/>
          </w:rPr>
          <w:delText>`JwtUtil.validateToken()`</w:delText>
        </w:r>
        <w:r w:rsidDel="005C4466">
          <w:rPr>
            <w:rFonts w:hint="eastAsia"/>
          </w:rPr>
          <w:delText>方法验证</w:delText>
        </w:r>
        <w:r w:rsidDel="005C4466">
          <w:rPr>
            <w:rFonts w:hint="eastAsia"/>
          </w:rPr>
          <w:delText>Token</w:delText>
        </w:r>
        <w:r w:rsidDel="005C4466">
          <w:rPr>
            <w:rFonts w:hint="eastAsia"/>
          </w:rPr>
          <w:delText>签名和有效期→校验通过后将</w:delText>
        </w:r>
        <w:r w:rsidDel="005C4466">
          <w:rPr>
            <w:rFonts w:hint="eastAsia"/>
          </w:rPr>
          <w:delText>`userId`</w:delText>
        </w:r>
        <w:r w:rsidDel="005C4466">
          <w:rPr>
            <w:rFonts w:hint="eastAsia"/>
          </w:rPr>
          <w:delText>和</w:delText>
        </w:r>
        <w:r w:rsidDel="005C4466">
          <w:rPr>
            <w:rFonts w:hint="eastAsia"/>
          </w:rPr>
          <w:delText>`loginAccount`</w:delText>
        </w:r>
        <w:r w:rsidDel="005C4466">
          <w:rPr>
            <w:rFonts w:hint="eastAsia"/>
          </w:rPr>
          <w:delText>注入</w:delText>
        </w:r>
        <w:r w:rsidDel="005C4466">
          <w:rPr>
            <w:rFonts w:hint="eastAsia"/>
          </w:rPr>
          <w:delText>`HttpServletRequest`</w:delText>
        </w:r>
        <w:r w:rsidDel="005C4466">
          <w:rPr>
            <w:rFonts w:hint="eastAsia"/>
          </w:rPr>
          <w:delText>属性中。校验失败的请求返回</w:delText>
        </w:r>
        <w:r w:rsidDel="005C4466">
          <w:rPr>
            <w:rFonts w:hint="eastAsia"/>
          </w:rPr>
          <w:delText>HTTP 401</w:delText>
        </w:r>
        <w:r w:rsidDel="005C4466">
          <w:rPr>
            <w:rFonts w:hint="eastAsia"/>
          </w:rPr>
          <w:delText>状态码，提示</w:delText>
        </w:r>
        <w:r w:rsidDel="005C4466">
          <w:rPr>
            <w:rFonts w:hint="eastAsia"/>
          </w:rPr>
          <w:delText>"</w:delText>
        </w:r>
        <w:r w:rsidDel="005C4466">
          <w:rPr>
            <w:rFonts w:hint="eastAsia"/>
          </w:rPr>
          <w:delText>未登录或</w:delText>
        </w:r>
        <w:r w:rsidDel="005C4466">
          <w:rPr>
            <w:rFonts w:hint="eastAsia"/>
          </w:rPr>
          <w:delText>Token</w:delText>
        </w:r>
        <w:r w:rsidDel="005C4466">
          <w:rPr>
            <w:rFonts w:hint="eastAsia"/>
          </w:rPr>
          <w:delText>已过期</w:delText>
        </w:r>
        <w:r w:rsidDel="005C4466">
          <w:rPr>
            <w:rFonts w:hint="eastAsia"/>
          </w:rPr>
          <w:delText>"</w:delText>
        </w:r>
        <w:r w:rsidDel="005C4466">
          <w:rPr>
            <w:rFonts w:hint="eastAsia"/>
          </w:rPr>
          <w:delText>，从而确保所有业务接口在有效认证的保护下运行。</w:delText>
        </w:r>
        <w:bookmarkStart w:id="143" w:name="_Toc229127915"/>
        <w:bookmarkEnd w:id="143"/>
      </w:del>
    </w:p>
    <w:p w14:paraId="0641B447" w14:textId="77777777" w:rsidR="0082163A" w:rsidDel="005C4466" w:rsidRDefault="0082163A" w:rsidP="0082163A">
      <w:pPr>
        <w:pStyle w:val="af0"/>
        <w:ind w:firstLine="480"/>
        <w:rPr>
          <w:del w:id="144" w:author="涛 龙" w:date="2026-05-06T15:45:00Z"/>
        </w:rPr>
        <w:pPrChange w:id="145" w:author="涛 龙" w:date="2026-05-06T15:52:00Z">
          <w:pPr>
            <w:pStyle w:val="ae"/>
          </w:pPr>
        </w:pPrChange>
      </w:pPr>
      <w:del w:id="146" w:author="涛 龙" w:date="2026-05-06T15:45:00Z">
        <w:r w:rsidDel="005C4466">
          <w:rPr>
            <w:rFonts w:hint="eastAsia"/>
          </w:rPr>
          <w:delText>JWT</w:delText>
        </w:r>
        <w:r w:rsidDel="005C4466">
          <w:rPr>
            <w:rFonts w:hint="eastAsia"/>
          </w:rPr>
          <w:delText>认证的完整交互流程如图</w:delText>
        </w:r>
        <w:r w:rsidDel="005C4466">
          <w:rPr>
            <w:rFonts w:hint="eastAsia"/>
          </w:rPr>
          <w:delText>5-1</w:delText>
        </w:r>
        <w:r w:rsidDel="005C4466">
          <w:rPr>
            <w:rFonts w:hint="eastAsia"/>
          </w:rPr>
          <w:delText>所示。</w:delText>
        </w:r>
        <w:bookmarkStart w:id="147" w:name="_Toc229127916"/>
        <w:bookmarkEnd w:id="147"/>
      </w:del>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82163A" w:rsidDel="005C4466" w14:paraId="1EEDCF26" w14:textId="77777777" w:rsidTr="00B36260">
        <w:trPr>
          <w:del w:id="148" w:author="涛 龙" w:date="2026-05-06T15:45:00Z"/>
        </w:trPr>
        <w:tc>
          <w:tcPr>
            <w:tcW w:w="9287" w:type="dxa"/>
          </w:tcPr>
          <w:p w14:paraId="21ADADB5" w14:textId="77777777" w:rsidR="0082163A" w:rsidDel="005C4466" w:rsidRDefault="0082163A" w:rsidP="0082163A">
            <w:pPr>
              <w:pStyle w:val="af0"/>
              <w:ind w:firstLine="480"/>
              <w:rPr>
                <w:del w:id="149" w:author="涛 龙" w:date="2026-05-06T15:45:00Z"/>
              </w:rPr>
              <w:pPrChange w:id="150" w:author="涛 龙" w:date="2026-05-06T15:52:00Z">
                <w:pPr>
                  <w:pStyle w:val="ae"/>
                  <w:jc w:val="center"/>
                </w:pPr>
              </w:pPrChange>
            </w:pPr>
            <w:del w:id="151" w:author="涛 龙" w:date="2026-05-06T15:45:00Z">
              <w:r w:rsidDel="005C4466">
                <w:rPr>
                  <w:noProof/>
                </w:rPr>
                <w:drawing>
                  <wp:anchor distT="0" distB="0" distL="114300" distR="114300" simplePos="0" relativeHeight="251659264" behindDoc="0" locked="0" layoutInCell="1" allowOverlap="1" wp14:anchorId="7F763FAF" wp14:editId="7676277D">
                    <wp:simplePos x="0" y="0"/>
                    <wp:positionH relativeFrom="column">
                      <wp:posOffset>1905</wp:posOffset>
                    </wp:positionH>
                    <wp:positionV relativeFrom="paragraph">
                      <wp:posOffset>1905</wp:posOffset>
                    </wp:positionV>
                    <wp:extent cx="5760085" cy="5115560"/>
                    <wp:effectExtent l="0" t="0" r="0" b="889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60085" cy="5115560"/>
                            </a:xfrm>
                            <a:prstGeom prst="rect">
                              <a:avLst/>
                            </a:prstGeom>
                            <a:noFill/>
                            <a:ln>
                              <a:noFill/>
                            </a:ln>
                          </pic:spPr>
                        </pic:pic>
                      </a:graphicData>
                    </a:graphic>
                  </wp:anchor>
                </w:drawing>
              </w:r>
              <w:r w:rsidDel="005C4466">
                <w:rPr>
                  <w:rFonts w:hint="eastAsia"/>
                </w:rPr>
                <w:delText>图</w:delText>
              </w:r>
              <w:r w:rsidDel="005C4466">
                <w:rPr>
                  <w:rFonts w:hint="eastAsia"/>
                </w:rPr>
                <w:delText>5-1</w:delText>
              </w:r>
              <w:r w:rsidDel="005C4466">
                <w:delText xml:space="preserve"> </w:delText>
              </w:r>
              <w:r w:rsidDel="005C4466">
                <w:rPr>
                  <w:rFonts w:hint="eastAsia"/>
                </w:rPr>
                <w:delText>JWT</w:delText>
              </w:r>
              <w:r w:rsidDel="005C4466">
                <w:rPr>
                  <w:rFonts w:hint="eastAsia"/>
                </w:rPr>
                <w:delText>认证时序图</w:delText>
              </w:r>
              <w:bookmarkStart w:id="152" w:name="_Toc229127917"/>
              <w:bookmarkEnd w:id="152"/>
            </w:del>
          </w:p>
        </w:tc>
        <w:bookmarkStart w:id="153" w:name="_Toc229127918"/>
        <w:bookmarkEnd w:id="153"/>
      </w:tr>
    </w:tbl>
    <w:p w14:paraId="2430A8D7" w14:textId="77777777" w:rsidR="0082163A" w:rsidRDefault="0082163A" w:rsidP="0082163A">
      <w:pPr>
        <w:pStyle w:val="3"/>
        <w:ind w:firstLine="480"/>
        <w:pPrChange w:id="154" w:author="涛 龙" w:date="2026-05-07T20:46:00Z">
          <w:pPr>
            <w:pStyle w:val="af0"/>
          </w:pPr>
        </w:pPrChange>
      </w:pPr>
      <w:commentRangeStart w:id="155"/>
      <w:del w:id="156" w:author="涛 龙" w:date="2026-05-06T15:46:00Z">
        <w:r w:rsidDel="005C4466">
          <w:rPr>
            <w:rFonts w:hint="eastAsia"/>
          </w:rPr>
          <w:delText>基于</w:delText>
        </w:r>
        <w:r w:rsidDel="005C4466">
          <w:rPr>
            <w:rFonts w:hint="eastAsia"/>
          </w:rPr>
          <w:delText xml:space="preserve"> RBAC </w:delText>
        </w:r>
        <w:r w:rsidDel="005C4466">
          <w:rPr>
            <w:rFonts w:hint="eastAsia"/>
          </w:rPr>
          <w:delText>的分级权限控制</w:delText>
        </w:r>
      </w:del>
      <w:bookmarkStart w:id="157" w:name="_Toc229127919"/>
      <w:ins w:id="158" w:author="涛 龙" w:date="2026-05-06T15:46:00Z">
        <w:r>
          <w:rPr>
            <w:rFonts w:hint="eastAsia"/>
          </w:rPr>
          <w:t>检查记录管理设计</w:t>
        </w:r>
      </w:ins>
      <w:bookmarkEnd w:id="157"/>
      <w:commentRangeEnd w:id="155"/>
      <w:r>
        <w:rPr>
          <w:rStyle w:val="af4"/>
        </w:rPr>
        <w:commentReference w:id="155"/>
      </w:r>
    </w:p>
    <w:p w14:paraId="79CA173E" w14:textId="77777777" w:rsidR="0082163A" w:rsidDel="005C4466" w:rsidRDefault="0082163A" w:rsidP="0082163A">
      <w:pPr>
        <w:pStyle w:val="ae"/>
        <w:ind w:firstLine="480"/>
        <w:rPr>
          <w:del w:id="159" w:author="涛 龙" w:date="2026-05-06T15:46:00Z"/>
        </w:rPr>
      </w:pPr>
      <w:del w:id="160" w:author="涛 龙" w:date="2026-05-06T15:46:00Z">
        <w:r w:rsidDel="005C4466">
          <w:rPr>
            <w:rStyle w:val="md-plain"/>
          </w:rPr>
          <w:delText>系统基于</w:delText>
        </w:r>
        <w:r w:rsidDel="005C4466">
          <w:rPr>
            <w:rStyle w:val="md-plain"/>
          </w:rPr>
          <w:delText>RBAC</w:delText>
        </w:r>
        <w:r w:rsidDel="005C4466">
          <w:rPr>
            <w:rStyle w:val="md-plain"/>
          </w:rPr>
          <w:delText>（</w:delText>
        </w:r>
        <w:r w:rsidDel="005C4466">
          <w:rPr>
            <w:rStyle w:val="md-plain"/>
          </w:rPr>
          <w:delText>Role-Based Access Control</w:delText>
        </w:r>
        <w:r w:rsidDel="005C4466">
          <w:rPr>
            <w:rStyle w:val="md-plain"/>
          </w:rPr>
          <w:delText>，基于角色的访问控制）模型实现了精细化的权限管理。权限体系由五张数据表构成：用户表（</w:delText>
        </w:r>
        <w:r w:rsidDel="005C4466">
          <w:rPr>
            <w:rStyle w:val="md-plain"/>
          </w:rPr>
          <w:delText>user</w:delText>
        </w:r>
        <w:r w:rsidDel="005C4466">
          <w:rPr>
            <w:rStyle w:val="md-plain"/>
          </w:rPr>
          <w:delText>）、角色表（</w:delText>
        </w:r>
        <w:r w:rsidDel="005C4466">
          <w:rPr>
            <w:rStyle w:val="md-plain"/>
          </w:rPr>
          <w:delText>sys_role</w:delText>
        </w:r>
        <w:r w:rsidDel="005C4466">
          <w:rPr>
            <w:rStyle w:val="md-plain"/>
          </w:rPr>
          <w:delText>）、权限表（</w:delText>
        </w:r>
        <w:r w:rsidDel="005C4466">
          <w:rPr>
            <w:rStyle w:val="md-plain"/>
          </w:rPr>
          <w:delText>sys_permission</w:delText>
        </w:r>
        <w:r w:rsidDel="005C4466">
          <w:rPr>
            <w:rStyle w:val="md-plain"/>
          </w:rPr>
          <w:delText>）、用户角色关联表（</w:delText>
        </w:r>
        <w:r w:rsidDel="005C4466">
          <w:rPr>
            <w:rStyle w:val="md-plain"/>
          </w:rPr>
          <w:delText>sys_user_role</w:delText>
        </w:r>
        <w:r w:rsidDel="005C4466">
          <w:rPr>
            <w:rStyle w:val="md-plain"/>
          </w:rPr>
          <w:delText>）和角色权限关联表（</w:delText>
        </w:r>
        <w:r w:rsidDel="005C4466">
          <w:rPr>
            <w:rStyle w:val="md-plain"/>
          </w:rPr>
          <w:delText>sys_role_permission</w:delText>
        </w:r>
        <w:r w:rsidDel="005C4466">
          <w:rPr>
            <w:rStyle w:val="md-plain"/>
          </w:rPr>
          <w:delText>），形成</w:delText>
        </w:r>
        <w:r w:rsidDel="005C4466">
          <w:rPr>
            <w:rStyle w:val="md-plain"/>
          </w:rPr>
          <w:delText>"</w:delText>
        </w:r>
        <w:r w:rsidDel="005C4466">
          <w:rPr>
            <w:rStyle w:val="md-plain"/>
          </w:rPr>
          <w:delText>用户</w:delText>
        </w:r>
        <w:r w:rsidDel="005C4466">
          <w:rPr>
            <w:rStyle w:val="md-plain"/>
          </w:rPr>
          <w:delText>→</w:delText>
        </w:r>
        <w:r w:rsidDel="005C4466">
          <w:rPr>
            <w:rStyle w:val="md-plain"/>
          </w:rPr>
          <w:delText>角色</w:delText>
        </w:r>
        <w:r w:rsidDel="005C4466">
          <w:rPr>
            <w:rStyle w:val="md-plain"/>
          </w:rPr>
          <w:delText>→</w:delText>
        </w:r>
        <w:r w:rsidDel="005C4466">
          <w:rPr>
            <w:rStyle w:val="md-plain"/>
          </w:rPr>
          <w:delText>权限</w:delText>
        </w:r>
        <w:r w:rsidDel="005C4466">
          <w:rPr>
            <w:rStyle w:val="md-plain"/>
          </w:rPr>
          <w:delText>"</w:delText>
        </w:r>
        <w:r w:rsidDel="005C4466">
          <w:rPr>
            <w:rStyle w:val="md-plain"/>
          </w:rPr>
          <w:delText>三级关联结构</w:delText>
        </w:r>
        <w:r w:rsidDel="005C4466">
          <w:rPr>
            <w:rStyle w:val="md-plain"/>
            <w:rFonts w:hint="eastAsia"/>
            <w:vertAlign w:val="superscript"/>
          </w:rPr>
          <w:delText>[</w:delText>
        </w:r>
        <w:r w:rsidDel="005C4466">
          <w:rPr>
            <w:rStyle w:val="md-plain"/>
            <w:vertAlign w:val="superscript"/>
          </w:rPr>
          <w:delText>20]</w:delText>
        </w:r>
        <w:r w:rsidDel="005C4466">
          <w:rPr>
            <w:rStyle w:val="md-plain"/>
          </w:rPr>
          <w:delText>。</w:delText>
        </w:r>
      </w:del>
    </w:p>
    <w:p w14:paraId="58EAAF3E" w14:textId="77777777" w:rsidR="0082163A" w:rsidDel="005C4466" w:rsidRDefault="0082163A" w:rsidP="0082163A">
      <w:pPr>
        <w:pStyle w:val="ae"/>
        <w:ind w:firstLine="480"/>
        <w:rPr>
          <w:del w:id="161" w:author="涛 龙" w:date="2026-05-06T15:46:00Z"/>
        </w:rPr>
      </w:pPr>
      <w:del w:id="162" w:author="涛 龙" w:date="2026-05-06T15:46:00Z">
        <w:r w:rsidDel="005C4466">
          <w:rPr>
            <w:rStyle w:val="md-plain"/>
          </w:rPr>
          <w:delText>系统预设了四种角色：系统管理员（</w:delText>
        </w:r>
        <w:r w:rsidDel="005C4466">
          <w:rPr>
            <w:rStyle w:val="md-plain"/>
          </w:rPr>
          <w:delText>admin</w:delText>
        </w:r>
        <w:r w:rsidDel="005C4466">
          <w:rPr>
            <w:rStyle w:val="md-plain"/>
          </w:rPr>
          <w:delText>）拥有全部权限；医生（</w:delText>
        </w:r>
        <w:r w:rsidDel="005C4466">
          <w:rPr>
            <w:rStyle w:val="md-plain"/>
          </w:rPr>
          <w:delText>user</w:delText>
        </w:r>
        <w:r w:rsidDel="005C4466">
          <w:rPr>
            <w:rStyle w:val="md-plain"/>
          </w:rPr>
          <w:delText>）可查看和录入检查与检验数据、导出报表，但不可删除他人数据；检验技师（</w:delText>
        </w:r>
        <w:r w:rsidDel="005C4466">
          <w:rPr>
            <w:rStyle w:val="md-plain"/>
          </w:rPr>
          <w:delText>technician</w:delText>
        </w:r>
        <w:r w:rsidDel="005C4466">
          <w:rPr>
            <w:rStyle w:val="md-plain"/>
          </w:rPr>
          <w:delText>）管理检验结果、维护检验项目字典与预警规则；审计员（</w:delText>
        </w:r>
        <w:r w:rsidDel="005C4466">
          <w:rPr>
            <w:rStyle w:val="md-plain"/>
          </w:rPr>
          <w:delText>auditor</w:delText>
        </w:r>
        <w:r w:rsidDel="005C4466">
          <w:rPr>
            <w:rStyle w:val="md-plain"/>
          </w:rPr>
          <w:delText>）仅拥有只读权限，专门审查操作日志和审计记录。在角色权限基础上，系统进一步定义了</w:delText>
        </w:r>
        <w:r w:rsidDel="005C4466">
          <w:rPr>
            <w:rStyle w:val="md-plain"/>
          </w:rPr>
          <w:delText>16</w:delText>
        </w:r>
        <w:r w:rsidDel="005C4466">
          <w:rPr>
            <w:rStyle w:val="md-plain"/>
          </w:rPr>
          <w:delText>项细粒度操作权限编码，涵盖患者管理（</w:delText>
        </w:r>
        <w:r w:rsidDel="005C4466">
          <w:rPr>
            <w:rStyle w:val="md-plain"/>
          </w:rPr>
          <w:delText>patient:view/patient:manage</w:delText>
        </w:r>
        <w:r w:rsidDel="005C4466">
          <w:rPr>
            <w:rStyle w:val="md-plain"/>
          </w:rPr>
          <w:delText>）、</w:delText>
        </w:r>
        <w:r w:rsidDel="005C4466">
          <w:rPr>
            <w:rStyle w:val="md-plain"/>
          </w:rPr>
          <w:delText xml:space="preserve">CT </w:delText>
        </w:r>
        <w:r w:rsidDel="005C4466">
          <w:rPr>
            <w:rStyle w:val="md-plain"/>
          </w:rPr>
          <w:delText>检查管理（</w:delText>
        </w:r>
        <w:r w:rsidDel="005C4466">
          <w:rPr>
            <w:rStyle w:val="md-plain"/>
          </w:rPr>
          <w:delText>ct:view/ct:manage</w:delText>
        </w:r>
        <w:r w:rsidDel="005C4466">
          <w:rPr>
            <w:rStyle w:val="md-plain"/>
          </w:rPr>
          <w:delText>）、核磁检查管理（</w:delText>
        </w:r>
        <w:r w:rsidDel="005C4466">
          <w:rPr>
            <w:rStyle w:val="md-plain"/>
          </w:rPr>
          <w:delText>mri:view</w:delText>
        </w:r>
        <w:r w:rsidDel="005C4466">
          <w:rPr>
            <w:rStyle w:val="md-plain"/>
          </w:rPr>
          <w:delText>）、肠镜检查管理（</w:delText>
        </w:r>
        <w:r w:rsidDel="005C4466">
          <w:rPr>
            <w:rStyle w:val="md-plain"/>
          </w:rPr>
          <w:delText>enteroscopy:view</w:delText>
        </w:r>
        <w:r w:rsidDel="005C4466">
          <w:rPr>
            <w:rStyle w:val="md-plain"/>
          </w:rPr>
          <w:delText>）、病理检查管理（</w:delText>
        </w:r>
        <w:r w:rsidDel="005C4466">
          <w:rPr>
            <w:rStyle w:val="md-plain"/>
          </w:rPr>
          <w:delText>pathology:view</w:delText>
        </w:r>
        <w:r w:rsidDel="005C4466">
          <w:rPr>
            <w:rStyle w:val="md-plain"/>
          </w:rPr>
          <w:delText>）、检验结果管理（</w:delText>
        </w:r>
        <w:r w:rsidDel="005C4466">
          <w:rPr>
            <w:rStyle w:val="md-plain"/>
          </w:rPr>
          <w:delText>lab:view/lab:manage</w:delText>
        </w:r>
        <w:r w:rsidDel="005C4466">
          <w:rPr>
            <w:rStyle w:val="md-plain"/>
          </w:rPr>
          <w:delText>）、统计查看（</w:delText>
        </w:r>
        <w:r w:rsidDel="005C4466">
          <w:rPr>
            <w:rStyle w:val="md-plain"/>
          </w:rPr>
          <w:delText>statistics:view</w:delText>
        </w:r>
        <w:r w:rsidDel="005C4466">
          <w:rPr>
            <w:rStyle w:val="md-plain"/>
          </w:rPr>
          <w:delText>）、预警管理（</w:delText>
        </w:r>
        <w:r w:rsidDel="005C4466">
          <w:rPr>
            <w:rStyle w:val="md-plain"/>
          </w:rPr>
          <w:delText>warning:manage/warning:view</w:delText>
        </w:r>
        <w:r w:rsidDel="005C4466">
          <w:rPr>
            <w:rStyle w:val="md-plain"/>
          </w:rPr>
          <w:delText>）、审计日志查看（</w:delText>
        </w:r>
        <w:r w:rsidDel="005C4466">
          <w:rPr>
            <w:rStyle w:val="md-plain"/>
          </w:rPr>
          <w:delText>audit:view</w:delText>
        </w:r>
        <w:r w:rsidDel="005C4466">
          <w:rPr>
            <w:rStyle w:val="md-plain"/>
          </w:rPr>
          <w:delText>）、数据导入（</w:delText>
        </w:r>
        <w:r w:rsidDel="005C4466">
          <w:rPr>
            <w:rStyle w:val="md-plain"/>
          </w:rPr>
          <w:delText>data:import</w:delText>
        </w:r>
        <w:r w:rsidDel="005C4466">
          <w:rPr>
            <w:rStyle w:val="md-plain"/>
          </w:rPr>
          <w:delText>）、数据导出（</w:delText>
        </w:r>
        <w:r w:rsidDel="005C4466">
          <w:rPr>
            <w:rStyle w:val="md-plain"/>
          </w:rPr>
          <w:delText>data:export</w:delText>
        </w:r>
        <w:r w:rsidDel="005C4466">
          <w:rPr>
            <w:rStyle w:val="md-plain"/>
          </w:rPr>
          <w:delText>）和备份管理（</w:delText>
        </w:r>
        <w:r w:rsidDel="005C4466">
          <w:rPr>
            <w:rStyle w:val="md-plain"/>
          </w:rPr>
          <w:delText>backup:manage</w:delText>
        </w:r>
        <w:r w:rsidDel="005C4466">
          <w:rPr>
            <w:rStyle w:val="md-plain"/>
          </w:rPr>
          <w:delText>）等全部业务操作。</w:delText>
        </w:r>
      </w:del>
    </w:p>
    <w:p w14:paraId="3E51B1F8" w14:textId="77777777" w:rsidR="0082163A" w:rsidDel="005C4466" w:rsidRDefault="0082163A" w:rsidP="0082163A">
      <w:pPr>
        <w:pStyle w:val="ae"/>
        <w:ind w:firstLine="480"/>
        <w:rPr>
          <w:del w:id="163" w:author="涛 龙" w:date="2026-05-06T15:46:00Z"/>
        </w:rPr>
      </w:pPr>
      <w:del w:id="164" w:author="涛 龙" w:date="2026-05-06T15:46:00Z">
        <w:r w:rsidDel="005C4466">
          <w:rPr>
            <w:rStyle w:val="md-plain"/>
          </w:rPr>
          <w:delText>权限校验在</w:delText>
        </w:r>
        <w:r w:rsidDel="005C4466">
          <w:rPr>
            <w:rStyle w:val="HTML"/>
          </w:rPr>
          <w:delText>JwtInterceptor</w:delText>
        </w:r>
        <w:r w:rsidDel="005C4466">
          <w:rPr>
            <w:rStyle w:val="md-plain"/>
          </w:rPr>
          <w:delText>中完成，采用两层兜底机制。</w:delText>
        </w:r>
        <w:r w:rsidDel="005C4466">
          <w:rPr>
            <w:rStyle w:val="md-plain"/>
          </w:rPr>
          <w:delText>Token</w:delText>
        </w:r>
        <w:r w:rsidDel="005C4466">
          <w:rPr>
            <w:rStyle w:val="md-plain"/>
          </w:rPr>
          <w:delText>校验通过后，拦截器查询当前用户的角色：若角色为</w:delText>
        </w:r>
        <w:r w:rsidDel="005C4466">
          <w:rPr>
            <w:rStyle w:val="md-plain"/>
          </w:rPr>
          <w:delText>admin</w:delText>
        </w:r>
        <w:r w:rsidDel="005C4466">
          <w:rPr>
            <w:rStyle w:val="md-plain"/>
          </w:rPr>
          <w:delText>，直接放行所有请求；对于其他角色，优先通过</w:delText>
        </w:r>
        <w:r w:rsidDel="005C4466">
          <w:rPr>
            <w:rStyle w:val="HTML"/>
          </w:rPr>
          <w:delText>PermissionService.hasPermission(userId, permissionCode)</w:delText>
        </w:r>
        <w:r w:rsidDel="005C4466">
          <w:rPr>
            <w:rStyle w:val="md-plain"/>
          </w:rPr>
          <w:delText>方法查询</w:delText>
        </w:r>
        <w:r w:rsidDel="005C4466">
          <w:rPr>
            <w:rStyle w:val="md-plain"/>
          </w:rPr>
          <w:delText>RBAC</w:delText>
        </w:r>
        <w:r w:rsidDel="005C4466">
          <w:rPr>
            <w:rStyle w:val="md-plain"/>
          </w:rPr>
          <w:delText>五表关联关系进行精确权限匹配；若权限表尚</w:delText>
        </w:r>
        <w:r w:rsidDel="005C4466">
          <w:delText>未初始化数据，则通过</w:delText>
        </w:r>
        <w:r w:rsidDel="005C4466">
          <w:delText>ROLE_PERMISSIONS</w:delText>
        </w:r>
        <w:r w:rsidDel="005C4466">
          <w:delText>映射中配置的路径白名单进行粗粒度降级校验。对于无权限的请求，拦截器直接返回</w:delText>
        </w:r>
        <w:r w:rsidDel="005C4466">
          <w:delText>HTTP 403</w:delText>
        </w:r>
        <w:r w:rsidDel="005C4466">
          <w:delText>状态码。前端通过</w:delText>
        </w:r>
        <w:r w:rsidDel="005C4466">
          <w:delText>v-if</w:delText>
        </w:r>
        <w:r w:rsidDel="005C4466">
          <w:delText>指令根据用户角色隐藏无权限的菜单项和操作按钮，实现前后端双重权限控制。</w:delText>
        </w:r>
        <w:r w:rsidDel="005C4466">
          <w:rPr>
            <w:rFonts w:hint="eastAsia"/>
          </w:rPr>
          <w:delText>RBAC</w:delText>
        </w:r>
        <w:r w:rsidDel="005C4466">
          <w:rPr>
            <w:rFonts w:hint="eastAsia"/>
          </w:rPr>
          <w:delText>权限校验的完整判断逻辑如图</w:delText>
        </w:r>
        <w:r w:rsidDel="005C4466">
          <w:rPr>
            <w:rFonts w:hint="eastAsia"/>
          </w:rPr>
          <w:delText>5-2</w:delText>
        </w:r>
        <w:r w:rsidDel="005C4466">
          <w:rPr>
            <w:rFonts w:hint="eastAsia"/>
          </w:rPr>
          <w:delText>所示。</w:delText>
        </w:r>
      </w:del>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82163A" w:rsidDel="005C4466" w14:paraId="7F5F1213" w14:textId="77777777" w:rsidTr="00B36260">
        <w:trPr>
          <w:del w:id="165" w:author="涛 龙" w:date="2026-05-06T15:46:00Z"/>
        </w:trPr>
        <w:tc>
          <w:tcPr>
            <w:tcW w:w="9071" w:type="dxa"/>
          </w:tcPr>
          <w:p w14:paraId="5F2545C4" w14:textId="77777777" w:rsidR="0082163A" w:rsidDel="005C4466" w:rsidRDefault="0082163A" w:rsidP="00B36260">
            <w:pPr>
              <w:pStyle w:val="ae"/>
              <w:ind w:firstLine="480"/>
              <w:rPr>
                <w:del w:id="166" w:author="涛 龙" w:date="2026-05-06T15:46:00Z"/>
                <w:rStyle w:val="md-plain"/>
                <w:sz w:val="21"/>
              </w:rPr>
              <w:pPrChange w:id="167" w:author="涛 龙" w:date="2026-05-06T14:33:00Z">
                <w:pPr>
                  <w:pStyle w:val="ae"/>
                </w:pPr>
              </w:pPrChange>
            </w:pPr>
            <w:del w:id="168" w:author="涛 龙" w:date="2026-05-06T15:46:00Z">
              <w:r w:rsidDel="005C4466">
                <w:rPr>
                  <w:rStyle w:val="md-plain"/>
                  <w:noProof/>
                </w:rPr>
                <w:drawing>
                  <wp:anchor distT="0" distB="0" distL="114300" distR="114300" simplePos="0" relativeHeight="251660288" behindDoc="0" locked="0" layoutInCell="1" allowOverlap="1" wp14:anchorId="2DD5DD9F" wp14:editId="00A3F64E">
                    <wp:simplePos x="0" y="0"/>
                    <wp:positionH relativeFrom="column">
                      <wp:posOffset>882015</wp:posOffset>
                    </wp:positionH>
                    <wp:positionV relativeFrom="paragraph">
                      <wp:posOffset>2540</wp:posOffset>
                    </wp:positionV>
                    <wp:extent cx="4097020" cy="4247515"/>
                    <wp:effectExtent l="0" t="0" r="0" b="635"/>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097020" cy="4247515"/>
                            </a:xfrm>
                            <a:prstGeom prst="rect">
                              <a:avLst/>
                            </a:prstGeom>
                          </pic:spPr>
                        </pic:pic>
                      </a:graphicData>
                    </a:graphic>
                  </wp:anchor>
                </w:drawing>
              </w:r>
            </w:del>
          </w:p>
          <w:p w14:paraId="33F265C4" w14:textId="77777777" w:rsidR="0082163A" w:rsidDel="005C4466" w:rsidRDefault="0082163A" w:rsidP="00B36260">
            <w:pPr>
              <w:pStyle w:val="ae"/>
              <w:ind w:firstLine="420"/>
              <w:rPr>
                <w:del w:id="169" w:author="涛 龙" w:date="2026-05-06T15:46:00Z"/>
                <w:rStyle w:val="md-plain"/>
                <w:sz w:val="21"/>
              </w:rPr>
              <w:pPrChange w:id="170" w:author="涛 龙" w:date="2026-05-06T14:33:00Z">
                <w:pPr>
                  <w:pStyle w:val="ae"/>
                </w:pPr>
              </w:pPrChange>
            </w:pPr>
          </w:p>
          <w:p w14:paraId="7536E9D0" w14:textId="77777777" w:rsidR="0082163A" w:rsidDel="005C4466" w:rsidRDefault="0082163A" w:rsidP="00B36260">
            <w:pPr>
              <w:pStyle w:val="ae"/>
              <w:ind w:firstLine="420"/>
              <w:rPr>
                <w:del w:id="171" w:author="涛 龙" w:date="2026-05-06T15:46:00Z"/>
                <w:rStyle w:val="md-plain"/>
                <w:sz w:val="21"/>
              </w:rPr>
              <w:pPrChange w:id="172" w:author="涛 龙" w:date="2026-05-06T14:33:00Z">
                <w:pPr>
                  <w:pStyle w:val="ae"/>
                </w:pPr>
              </w:pPrChange>
            </w:pPr>
          </w:p>
          <w:p w14:paraId="56B4DA0E" w14:textId="77777777" w:rsidR="0082163A" w:rsidDel="005C4466" w:rsidRDefault="0082163A" w:rsidP="00B36260">
            <w:pPr>
              <w:pStyle w:val="ae"/>
              <w:ind w:firstLine="420"/>
              <w:rPr>
                <w:del w:id="173" w:author="涛 龙" w:date="2026-05-06T15:46:00Z"/>
                <w:rStyle w:val="md-plain"/>
                <w:sz w:val="21"/>
              </w:rPr>
              <w:pPrChange w:id="174" w:author="涛 龙" w:date="2026-05-06T14:33:00Z">
                <w:pPr>
                  <w:pStyle w:val="ae"/>
                </w:pPr>
              </w:pPrChange>
            </w:pPr>
          </w:p>
          <w:p w14:paraId="731E30E9" w14:textId="77777777" w:rsidR="0082163A" w:rsidDel="005C4466" w:rsidRDefault="0082163A" w:rsidP="00B36260">
            <w:pPr>
              <w:pStyle w:val="ae"/>
              <w:ind w:firstLine="420"/>
              <w:rPr>
                <w:del w:id="175" w:author="涛 龙" w:date="2026-05-06T15:46:00Z"/>
                <w:rStyle w:val="md-plain"/>
                <w:sz w:val="21"/>
              </w:rPr>
              <w:pPrChange w:id="176" w:author="涛 龙" w:date="2026-05-06T14:33:00Z">
                <w:pPr>
                  <w:pStyle w:val="ae"/>
                </w:pPr>
              </w:pPrChange>
            </w:pPr>
          </w:p>
          <w:p w14:paraId="68475513" w14:textId="77777777" w:rsidR="0082163A" w:rsidDel="005C4466" w:rsidRDefault="0082163A" w:rsidP="00B36260">
            <w:pPr>
              <w:pStyle w:val="ae"/>
              <w:ind w:firstLine="420"/>
              <w:rPr>
                <w:del w:id="177" w:author="涛 龙" w:date="2026-05-06T15:46:00Z"/>
                <w:rStyle w:val="md-plain"/>
                <w:sz w:val="21"/>
              </w:rPr>
              <w:pPrChange w:id="178" w:author="涛 龙" w:date="2026-05-06T14:33:00Z">
                <w:pPr>
                  <w:pStyle w:val="ae"/>
                </w:pPr>
              </w:pPrChange>
            </w:pPr>
          </w:p>
          <w:p w14:paraId="1397B29D" w14:textId="77777777" w:rsidR="0082163A" w:rsidDel="005C4466" w:rsidRDefault="0082163A" w:rsidP="00B36260">
            <w:pPr>
              <w:pStyle w:val="ae"/>
              <w:ind w:firstLine="420"/>
              <w:rPr>
                <w:del w:id="179" w:author="涛 龙" w:date="2026-05-06T15:46:00Z"/>
                <w:rStyle w:val="md-plain"/>
                <w:sz w:val="21"/>
              </w:rPr>
              <w:pPrChange w:id="180" w:author="涛 龙" w:date="2026-05-06T14:33:00Z">
                <w:pPr>
                  <w:pStyle w:val="ae"/>
                </w:pPr>
              </w:pPrChange>
            </w:pPr>
          </w:p>
          <w:p w14:paraId="3DABFC6A" w14:textId="77777777" w:rsidR="0082163A" w:rsidDel="005C4466" w:rsidRDefault="0082163A" w:rsidP="00B36260">
            <w:pPr>
              <w:pStyle w:val="ae"/>
              <w:ind w:firstLine="420"/>
              <w:rPr>
                <w:del w:id="181" w:author="涛 龙" w:date="2026-05-06T15:46:00Z"/>
                <w:rStyle w:val="md-plain"/>
                <w:sz w:val="21"/>
              </w:rPr>
              <w:pPrChange w:id="182" w:author="涛 龙" w:date="2026-05-06T14:33:00Z">
                <w:pPr>
                  <w:pStyle w:val="ae"/>
                </w:pPr>
              </w:pPrChange>
            </w:pPr>
          </w:p>
          <w:p w14:paraId="09FF3E03" w14:textId="77777777" w:rsidR="0082163A" w:rsidDel="005C4466" w:rsidRDefault="0082163A" w:rsidP="00B36260">
            <w:pPr>
              <w:pStyle w:val="ae"/>
              <w:ind w:firstLine="420"/>
              <w:rPr>
                <w:del w:id="183" w:author="涛 龙" w:date="2026-05-06T15:46:00Z"/>
                <w:rStyle w:val="md-plain"/>
                <w:sz w:val="21"/>
              </w:rPr>
              <w:pPrChange w:id="184" w:author="涛 龙" w:date="2026-05-06T14:33:00Z">
                <w:pPr>
                  <w:pStyle w:val="ae"/>
                </w:pPr>
              </w:pPrChange>
            </w:pPr>
          </w:p>
          <w:p w14:paraId="1FFAA1DA" w14:textId="77777777" w:rsidR="0082163A" w:rsidDel="005C4466" w:rsidRDefault="0082163A" w:rsidP="00B36260">
            <w:pPr>
              <w:pStyle w:val="ae"/>
              <w:ind w:firstLine="420"/>
              <w:rPr>
                <w:del w:id="185" w:author="涛 龙" w:date="2026-05-06T15:46:00Z"/>
                <w:rStyle w:val="md-plain"/>
                <w:sz w:val="21"/>
              </w:rPr>
              <w:pPrChange w:id="186" w:author="涛 龙" w:date="2026-05-06T14:33:00Z">
                <w:pPr>
                  <w:pStyle w:val="ae"/>
                </w:pPr>
              </w:pPrChange>
            </w:pPr>
          </w:p>
          <w:p w14:paraId="6D1FFAD7" w14:textId="77777777" w:rsidR="0082163A" w:rsidDel="005C4466" w:rsidRDefault="0082163A" w:rsidP="00B36260">
            <w:pPr>
              <w:pStyle w:val="ae"/>
              <w:ind w:firstLine="420"/>
              <w:rPr>
                <w:del w:id="187" w:author="涛 龙" w:date="2026-05-06T15:46:00Z"/>
                <w:rStyle w:val="md-plain"/>
                <w:sz w:val="21"/>
              </w:rPr>
              <w:pPrChange w:id="188" w:author="涛 龙" w:date="2026-05-06T14:33:00Z">
                <w:pPr>
                  <w:pStyle w:val="ae"/>
                </w:pPr>
              </w:pPrChange>
            </w:pPr>
          </w:p>
          <w:p w14:paraId="7EE6F15A" w14:textId="77777777" w:rsidR="0082163A" w:rsidDel="005C4466" w:rsidRDefault="0082163A" w:rsidP="00B36260">
            <w:pPr>
              <w:pStyle w:val="ae"/>
              <w:ind w:firstLine="420"/>
              <w:rPr>
                <w:del w:id="189" w:author="涛 龙" w:date="2026-05-06T15:46:00Z"/>
                <w:rStyle w:val="md-plain"/>
                <w:sz w:val="21"/>
              </w:rPr>
              <w:pPrChange w:id="190" w:author="涛 龙" w:date="2026-05-06T14:33:00Z">
                <w:pPr>
                  <w:pStyle w:val="ae"/>
                </w:pPr>
              </w:pPrChange>
            </w:pPr>
          </w:p>
          <w:p w14:paraId="7CC61595" w14:textId="77777777" w:rsidR="0082163A" w:rsidDel="005C4466" w:rsidRDefault="0082163A" w:rsidP="00B36260">
            <w:pPr>
              <w:pStyle w:val="ae"/>
              <w:ind w:firstLine="420"/>
              <w:rPr>
                <w:del w:id="191" w:author="涛 龙" w:date="2026-05-06T15:46:00Z"/>
                <w:rStyle w:val="md-plain"/>
                <w:sz w:val="21"/>
              </w:rPr>
              <w:pPrChange w:id="192" w:author="涛 龙" w:date="2026-05-06T14:33:00Z">
                <w:pPr>
                  <w:pStyle w:val="ae"/>
                </w:pPr>
              </w:pPrChange>
            </w:pPr>
          </w:p>
          <w:p w14:paraId="5636FA20" w14:textId="77777777" w:rsidR="0082163A" w:rsidDel="005C4466" w:rsidRDefault="0082163A" w:rsidP="00B36260">
            <w:pPr>
              <w:pStyle w:val="ae"/>
              <w:ind w:firstLine="420"/>
              <w:rPr>
                <w:del w:id="193" w:author="涛 龙" w:date="2026-05-06T15:46:00Z"/>
                <w:rStyle w:val="md-plain"/>
                <w:sz w:val="21"/>
              </w:rPr>
              <w:pPrChange w:id="194" w:author="涛 龙" w:date="2026-05-06T14:33:00Z">
                <w:pPr>
                  <w:pStyle w:val="ae"/>
                </w:pPr>
              </w:pPrChange>
            </w:pPr>
          </w:p>
          <w:p w14:paraId="1626875A" w14:textId="77777777" w:rsidR="0082163A" w:rsidDel="005C4466" w:rsidRDefault="0082163A" w:rsidP="00B36260">
            <w:pPr>
              <w:pStyle w:val="ae"/>
              <w:ind w:firstLine="420"/>
              <w:rPr>
                <w:del w:id="195" w:author="涛 龙" w:date="2026-05-06T15:46:00Z"/>
                <w:rStyle w:val="md-plain"/>
                <w:sz w:val="21"/>
              </w:rPr>
              <w:pPrChange w:id="196" w:author="涛 龙" w:date="2026-05-06T14:33:00Z">
                <w:pPr>
                  <w:pStyle w:val="ae"/>
                </w:pPr>
              </w:pPrChange>
            </w:pPr>
          </w:p>
          <w:p w14:paraId="5F23467C" w14:textId="77777777" w:rsidR="0082163A" w:rsidDel="005C4466" w:rsidRDefault="0082163A" w:rsidP="00B36260">
            <w:pPr>
              <w:pStyle w:val="ae"/>
              <w:ind w:firstLine="420"/>
              <w:rPr>
                <w:del w:id="197" w:author="涛 龙" w:date="2026-05-06T15:46:00Z"/>
                <w:rStyle w:val="md-plain"/>
                <w:sz w:val="21"/>
              </w:rPr>
              <w:pPrChange w:id="198" w:author="涛 龙" w:date="2026-05-06T14:33:00Z">
                <w:pPr>
                  <w:pStyle w:val="ae"/>
                </w:pPr>
              </w:pPrChange>
            </w:pPr>
          </w:p>
          <w:p w14:paraId="6753E520" w14:textId="77777777" w:rsidR="0082163A" w:rsidDel="005C4466" w:rsidRDefault="0082163A" w:rsidP="00B36260">
            <w:pPr>
              <w:pStyle w:val="ae"/>
              <w:ind w:firstLine="420"/>
              <w:rPr>
                <w:del w:id="199" w:author="涛 龙" w:date="2026-05-06T15:46:00Z"/>
                <w:rStyle w:val="md-plain"/>
                <w:sz w:val="21"/>
              </w:rPr>
              <w:pPrChange w:id="200" w:author="涛 龙" w:date="2026-05-06T14:33:00Z">
                <w:pPr>
                  <w:pStyle w:val="ae"/>
                </w:pPr>
              </w:pPrChange>
            </w:pPr>
          </w:p>
          <w:p w14:paraId="1889F3EA" w14:textId="77777777" w:rsidR="0082163A" w:rsidDel="005C4466" w:rsidRDefault="0082163A" w:rsidP="00B36260">
            <w:pPr>
              <w:pStyle w:val="ae"/>
              <w:ind w:firstLine="480"/>
              <w:rPr>
                <w:del w:id="201" w:author="涛 龙" w:date="2026-05-06T15:46:00Z"/>
                <w:rStyle w:val="md-plain"/>
                <w:sz w:val="21"/>
              </w:rPr>
              <w:pPrChange w:id="202" w:author="涛 龙" w:date="2026-05-06T14:33:00Z">
                <w:pPr>
                  <w:pStyle w:val="ae"/>
                  <w:jc w:val="center"/>
                </w:pPr>
              </w:pPrChange>
            </w:pPr>
            <w:del w:id="203" w:author="涛 龙" w:date="2026-05-06T15:46:00Z">
              <w:r w:rsidDel="005C4466">
                <w:rPr>
                  <w:rFonts w:hint="eastAsia"/>
                </w:rPr>
                <w:delText>图</w:delText>
              </w:r>
              <w:r w:rsidDel="005C4466">
                <w:rPr>
                  <w:rFonts w:hint="eastAsia"/>
                </w:rPr>
                <w:delText>5-</w:delText>
              </w:r>
              <w:r w:rsidDel="005C4466">
                <w:delText xml:space="preserve">2 </w:delText>
              </w:r>
              <w:r w:rsidDel="005C4466">
                <w:rPr>
                  <w:rFonts w:hint="eastAsia"/>
                </w:rPr>
                <w:delText>RBAC</w:delText>
              </w:r>
              <w:r w:rsidDel="005C4466">
                <w:rPr>
                  <w:rFonts w:hint="eastAsia"/>
                </w:rPr>
                <w:delText>权限校验流程图</w:delText>
              </w:r>
            </w:del>
          </w:p>
        </w:tc>
      </w:tr>
    </w:tbl>
    <w:p w14:paraId="7D455A56" w14:textId="77777777" w:rsidR="0082163A" w:rsidRDefault="0082163A" w:rsidP="0082163A">
      <w:pPr>
        <w:pStyle w:val="ae"/>
        <w:ind w:firstLine="480"/>
        <w:rPr>
          <w:ins w:id="204" w:author="涛 龙" w:date="2026-05-06T16:11:00Z"/>
        </w:rPr>
        <w:pPrChange w:id="205" w:author="涛 龙" w:date="2026-05-06T16:41:00Z">
          <w:pPr>
            <w:pStyle w:val="a8"/>
            <w:pBdr>
              <w:top w:val="single" w:sz="2" w:space="0" w:color="auto"/>
              <w:left w:val="single" w:sz="2" w:space="0" w:color="auto"/>
              <w:bottom w:val="single" w:sz="2" w:space="0" w:color="auto"/>
              <w:right w:val="single" w:sz="2" w:space="0" w:color="auto"/>
            </w:pBdr>
            <w:shd w:val="clear" w:color="auto" w:fill="FCFCFC"/>
          </w:pPr>
        </w:pPrChange>
      </w:pPr>
      <w:ins w:id="206" w:author="涛 龙" w:date="2026-05-06T16:11:00Z">
        <w:r>
          <w:t>四种检查类型（</w:t>
        </w:r>
        <w:r>
          <w:t>CT</w:t>
        </w:r>
        <w:r>
          <w:t>、核磁、肠镜、病理）在代码层面分别独立但结构完全对称，每种类型配一组</w:t>
        </w:r>
        <w:r>
          <w:t>Controller-Service-Mapper-Entity</w:t>
        </w:r>
        <w:r>
          <w:t>四件套。以</w:t>
        </w:r>
        <w:r>
          <w:t>CT</w:t>
        </w:r>
        <w:r>
          <w:t>检查为例，</w:t>
        </w:r>
        <w:proofErr w:type="spellStart"/>
        <w:r>
          <w:t>CtExaminationController</w:t>
        </w:r>
        <w:proofErr w:type="spellEnd"/>
        <w:r>
          <w:t>负责暴露</w:t>
        </w:r>
        <w:r>
          <w:t>/</w:t>
        </w:r>
        <w:proofErr w:type="spellStart"/>
        <w:r>
          <w:t>ctExamination</w:t>
        </w:r>
        <w:proofErr w:type="spellEnd"/>
        <w:r>
          <w:t>/save</w:t>
        </w:r>
        <w:r>
          <w:t>、</w:t>
        </w:r>
        <w:r>
          <w:t>/</w:t>
        </w:r>
        <w:proofErr w:type="spellStart"/>
        <w:r>
          <w:t>ctExamination</w:t>
        </w:r>
        <w:proofErr w:type="spellEnd"/>
        <w:r>
          <w:t>/update</w:t>
        </w:r>
        <w:r>
          <w:t>、</w:t>
        </w:r>
        <w:r>
          <w:t>/</w:t>
        </w:r>
        <w:proofErr w:type="spellStart"/>
        <w:r>
          <w:t>ctExamination</w:t>
        </w:r>
        <w:proofErr w:type="spellEnd"/>
        <w:r>
          <w:t xml:space="preserve">/delete </w:t>
        </w:r>
        <w:r>
          <w:t>等标准</w:t>
        </w:r>
        <w:r>
          <w:t>CRUD</w:t>
        </w:r>
        <w:r>
          <w:t>接口，内部路径走到</w:t>
        </w:r>
        <w:proofErr w:type="spellStart"/>
        <w:r>
          <w:t>CtExaminationServiceImpl</w:t>
        </w:r>
        <w:proofErr w:type="spellEnd"/>
        <w:r>
          <w:t>去处理业务规则，最终通过</w:t>
        </w:r>
        <w:proofErr w:type="spellStart"/>
        <w:r>
          <w:t>CtExaminationMapper</w:t>
        </w:r>
        <w:proofErr w:type="spellEnd"/>
        <w:r>
          <w:t>与数据库表中的</w:t>
        </w:r>
        <w:proofErr w:type="spellStart"/>
        <w:r>
          <w:t>ct_examination</w:t>
        </w:r>
        <w:proofErr w:type="spellEnd"/>
        <w:r>
          <w:t>完成交互。</w:t>
        </w:r>
      </w:ins>
    </w:p>
    <w:p w14:paraId="68A783C2" w14:textId="77777777" w:rsidR="0082163A" w:rsidRPr="0055071D" w:rsidRDefault="0082163A" w:rsidP="0082163A">
      <w:pPr>
        <w:pStyle w:val="ae"/>
        <w:ind w:firstLine="480"/>
        <w:pPrChange w:id="207" w:author="涛 龙" w:date="2026-05-06T16:41:00Z">
          <w:pPr>
            <w:pStyle w:val="aa"/>
            <w:keepNext/>
          </w:pPr>
        </w:pPrChange>
      </w:pPr>
      <w:ins w:id="208" w:author="涛 龙" w:date="2026-05-06T16:11:00Z">
        <w:r>
          <w:t>检查管理有两个值得单独讨论的设计点：作废机制和附件上传。作废不是真的从数据库里删掉一行，而是把</w:t>
        </w:r>
        <w:proofErr w:type="spellStart"/>
        <w:r>
          <w:t>isInvalid</w:t>
        </w:r>
        <w:proofErr w:type="spellEnd"/>
        <w:r>
          <w:t>字段从</w:t>
        </w:r>
        <w:r>
          <w:t>false</w:t>
        </w:r>
        <w:r>
          <w:t>翻成</w:t>
        </w:r>
        <w:r>
          <w:t>true</w:t>
        </w:r>
        <w:r>
          <w:t>。前端所有查询请求</w:t>
        </w:r>
        <w:r>
          <w:t>——</w:t>
        </w:r>
        <w:r>
          <w:t>不管是列表查询还是详情查询</w:t>
        </w:r>
        <w:r>
          <w:t>——</w:t>
        </w:r>
        <w:r>
          <w:t>后端一律在</w:t>
        </w:r>
        <w:proofErr w:type="spellStart"/>
        <w:r>
          <w:t>QueryWrapper</w:t>
        </w:r>
        <w:proofErr w:type="spellEnd"/>
        <w:r>
          <w:t>里自动拼上</w:t>
        </w:r>
        <w:proofErr w:type="spellStart"/>
        <w:r>
          <w:t>isInvalid</w:t>
        </w:r>
        <w:proofErr w:type="spellEnd"/>
        <w:r>
          <w:t>=false</w:t>
        </w:r>
        <w:r>
          <w:t>作为默认过滤条件，因此作废后的记录对用户来说就从界面上消失了。但数据物理层面还在，管理员在操作日志里能查到这条记录完整的作废前后状态，必要时还可以通过</w:t>
        </w:r>
        <w:r>
          <w:t>restore</w:t>
        </w:r>
        <w:r>
          <w:t>接口把它重新标记为有效。图</w:t>
        </w:r>
        <w:r>
          <w:t>5-5</w:t>
        </w:r>
        <w:r>
          <w:t>以</w:t>
        </w:r>
      </w:ins>
      <w:ins w:id="209" w:author="涛 龙" w:date="2026-05-08T13:20:00Z">
        <w:r>
          <w:rPr>
            <w:rFonts w:hint="eastAsia"/>
          </w:rPr>
          <w:t>流程</w:t>
        </w:r>
      </w:ins>
      <w:ins w:id="210" w:author="涛 龙" w:date="2026-05-06T16:11:00Z">
        <w:r>
          <w:t>图的方式展示了作废操作的前后校验和状态切换</w:t>
        </w:r>
        <w:commentRangeStart w:id="211"/>
        <w:r>
          <w:t>流程。</w:t>
        </w:r>
      </w:ins>
      <w:del w:id="212" w:author="涛 龙" w:date="2026-05-06T16:11:00Z">
        <w:r w:rsidDel="00D0647C">
          <w:rPr>
            <w:rFonts w:hint="eastAsia"/>
          </w:rPr>
          <w:delText>表格</w:delText>
        </w:r>
        <w:r w:rsidDel="00D0647C">
          <w:rPr>
            <w:rFonts w:hint="eastAsia"/>
          </w:rPr>
          <w:delText xml:space="preserve"> </w:delText>
        </w:r>
        <w:r w:rsidDel="00D0647C">
          <w:fldChar w:fldCharType="begin"/>
        </w:r>
        <w:r w:rsidDel="00D0647C">
          <w:delInstrText xml:space="preserve"> </w:delInstrText>
        </w:r>
        <w:r w:rsidDel="00D0647C">
          <w:rPr>
            <w:rFonts w:hint="eastAsia"/>
          </w:rPr>
          <w:delInstrText xml:space="preserve">SEQ </w:delInstrText>
        </w:r>
        <w:r w:rsidDel="00D0647C">
          <w:rPr>
            <w:rFonts w:hint="eastAsia"/>
          </w:rPr>
          <w:delInstrText>表格</w:delInstrText>
        </w:r>
        <w:r w:rsidDel="00D0647C">
          <w:rPr>
            <w:rFonts w:hint="eastAsia"/>
          </w:rPr>
          <w:delInstrText xml:space="preserve"> \* ARABIC</w:delInstrText>
        </w:r>
        <w:r w:rsidDel="00D0647C">
          <w:delInstrText xml:space="preserve"> </w:delInstrText>
        </w:r>
        <w:r w:rsidDel="00D0647C">
          <w:fldChar w:fldCharType="separate"/>
        </w:r>
        <w:r w:rsidDel="00D0647C">
          <w:rPr>
            <w:noProof/>
          </w:rPr>
          <w:delText>6</w:delText>
        </w:r>
        <w:r w:rsidDel="00D0647C">
          <w:fldChar w:fldCharType="end"/>
        </w:r>
      </w:del>
      <w:commentRangeEnd w:id="211"/>
      <w:r w:rsidRPr="0055071D">
        <w:rPr>
          <w:rStyle w:val="af4"/>
        </w:rPr>
        <w:commentReference w:id="211"/>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13" w:author="涛 龙" w:date="2026-05-07T20:49:00Z">
          <w:tblPr>
            <w:tblStyle w:val="ad"/>
            <w:tblW w:w="0" w:type="auto"/>
            <w:tblLook w:val="04A0" w:firstRow="1" w:lastRow="0" w:firstColumn="1" w:lastColumn="0" w:noHBand="0" w:noVBand="1"/>
          </w:tblPr>
        </w:tblPrChange>
      </w:tblPr>
      <w:tblGrid>
        <w:gridCol w:w="8306"/>
        <w:tblGridChange w:id="214">
          <w:tblGrid>
            <w:gridCol w:w="9061"/>
          </w:tblGrid>
        </w:tblGridChange>
      </w:tblGrid>
      <w:tr w:rsidR="0082163A" w14:paraId="4BE54F0E" w14:textId="77777777" w:rsidTr="00B36260">
        <w:trPr>
          <w:ins w:id="215" w:author="涛 龙" w:date="2026-05-06T16:11:00Z"/>
        </w:trPr>
        <w:tc>
          <w:tcPr>
            <w:tcW w:w="9061" w:type="dxa"/>
            <w:tcPrChange w:id="216" w:author="涛 龙" w:date="2026-05-07T20:49:00Z">
              <w:tcPr>
                <w:tcW w:w="9061" w:type="dxa"/>
              </w:tcPr>
            </w:tcPrChange>
          </w:tcPr>
          <w:p w14:paraId="7D76A6AE" w14:textId="77777777" w:rsidR="0082163A" w:rsidRDefault="0082163A" w:rsidP="00B36260">
            <w:pPr>
              <w:pStyle w:val="ae"/>
              <w:ind w:firstLine="480"/>
              <w:rPr>
                <w:ins w:id="217" w:author="涛 龙" w:date="2026-05-06T16:11:00Z"/>
                <w:rStyle w:val="md-plain"/>
              </w:rPr>
            </w:pPr>
            <w:ins w:id="218" w:author="涛 龙" w:date="2026-05-06T16:44:00Z">
              <w:r w:rsidRPr="00A20AE4">
                <w:rPr>
                  <w:rStyle w:val="md-plain"/>
                  <w:noProof/>
                </w:rPr>
                <w:lastRenderedPageBreak/>
                <w:drawing>
                  <wp:anchor distT="0" distB="0" distL="114300" distR="114300" simplePos="0" relativeHeight="251665408" behindDoc="0" locked="0" layoutInCell="1" allowOverlap="1" wp14:anchorId="2D2CC423" wp14:editId="296D363A">
                    <wp:simplePos x="0" y="0"/>
                    <wp:positionH relativeFrom="column">
                      <wp:posOffset>1694815</wp:posOffset>
                    </wp:positionH>
                    <wp:positionV relativeFrom="paragraph">
                      <wp:posOffset>0</wp:posOffset>
                    </wp:positionV>
                    <wp:extent cx="2188210" cy="4978400"/>
                    <wp:effectExtent l="0" t="0" r="2540" b="0"/>
                    <wp:wrapSquare wrapText="bothSides"/>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88210" cy="4978400"/>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bl>
    <w:p w14:paraId="3716B104" w14:textId="77777777" w:rsidR="0082163A" w:rsidRPr="00E65192" w:rsidRDefault="0082163A" w:rsidP="0082163A">
      <w:pPr>
        <w:pStyle w:val="ae"/>
        <w:ind w:firstLine="420"/>
        <w:jc w:val="center"/>
        <w:rPr>
          <w:ins w:id="219" w:author="涛 龙" w:date="2026-05-06T16:44:00Z"/>
          <w:sz w:val="21"/>
          <w:szCs w:val="21"/>
          <w:rPrChange w:id="220" w:author="涛 龙" w:date="2026-05-07T20:36:00Z">
            <w:rPr>
              <w:ins w:id="221" w:author="涛 龙" w:date="2026-05-06T16:44:00Z"/>
            </w:rPr>
          </w:rPrChange>
        </w:rPr>
        <w:pPrChange w:id="222" w:author="涛 龙" w:date="2026-05-07T12:27:00Z">
          <w:pPr>
            <w:pStyle w:val="ae"/>
          </w:pPr>
        </w:pPrChange>
      </w:pPr>
      <w:ins w:id="223" w:author="涛 龙" w:date="2026-05-06T16:45:00Z">
        <w:r w:rsidRPr="00E65192">
          <w:rPr>
            <w:rFonts w:hint="eastAsia"/>
            <w:sz w:val="21"/>
            <w:szCs w:val="21"/>
            <w:rPrChange w:id="224" w:author="涛 龙" w:date="2026-05-07T20:36:00Z">
              <w:rPr>
                <w:rFonts w:hint="eastAsia"/>
              </w:rPr>
            </w:rPrChange>
          </w:rPr>
          <w:t>图</w:t>
        </w:r>
        <w:r w:rsidRPr="00E65192">
          <w:rPr>
            <w:sz w:val="21"/>
            <w:szCs w:val="21"/>
            <w:rPrChange w:id="225" w:author="涛 龙" w:date="2026-05-07T20:36:00Z">
              <w:rPr/>
            </w:rPrChange>
          </w:rPr>
          <w:t>5-5</w:t>
        </w:r>
        <w:r w:rsidRPr="00E65192">
          <w:rPr>
            <w:rFonts w:hint="eastAsia"/>
            <w:sz w:val="21"/>
            <w:szCs w:val="21"/>
            <w:rPrChange w:id="226" w:author="涛 龙" w:date="2026-05-07T20:36:00Z">
              <w:rPr>
                <w:rFonts w:hint="eastAsia"/>
              </w:rPr>
            </w:rPrChange>
          </w:rPr>
          <w:t>检查记录作废与恢复</w:t>
        </w:r>
      </w:ins>
      <w:ins w:id="227" w:author="涛 龙" w:date="2026-05-08T13:24:00Z">
        <w:r>
          <w:rPr>
            <w:rFonts w:hint="eastAsia"/>
            <w:sz w:val="21"/>
            <w:szCs w:val="21"/>
          </w:rPr>
          <w:t>流程</w:t>
        </w:r>
      </w:ins>
      <w:ins w:id="228" w:author="涛 龙" w:date="2026-05-06T16:45:00Z">
        <w:r w:rsidRPr="00E65192">
          <w:rPr>
            <w:rFonts w:hint="eastAsia"/>
            <w:sz w:val="21"/>
            <w:szCs w:val="21"/>
            <w:rPrChange w:id="229" w:author="涛 龙" w:date="2026-05-07T20:36:00Z">
              <w:rPr>
                <w:rFonts w:hint="eastAsia"/>
              </w:rPr>
            </w:rPrChange>
          </w:rPr>
          <w:t>图</w:t>
        </w:r>
      </w:ins>
    </w:p>
    <w:p w14:paraId="7C91B3A0" w14:textId="77777777" w:rsidR="0082163A" w:rsidRDefault="0082163A" w:rsidP="0082163A">
      <w:pPr>
        <w:pStyle w:val="ae"/>
        <w:ind w:firstLine="480"/>
        <w:rPr>
          <w:ins w:id="230" w:author="涛 龙" w:date="2026-05-08T13:20:00Z"/>
        </w:rPr>
      </w:pPr>
      <w:commentRangeStart w:id="231"/>
      <w:ins w:id="232" w:author="涛 龙" w:date="2026-05-06T16:11:00Z">
        <w:r w:rsidRPr="00A20AE4">
          <w:rPr>
            <w:rFonts w:hint="eastAsia"/>
            <w:rPrChange w:id="233" w:author="涛 龙" w:date="2026-05-06T16:41:00Z">
              <w:rPr>
                <w:rFonts w:ascii="Inter Fallback" w:eastAsia="黑体" w:hAnsi="Inter Fallback" w:cstheme="majorBidi" w:hint="eastAsia"/>
                <w:color w:val="171717"/>
                <w:sz w:val="21"/>
                <w:szCs w:val="21"/>
                <w:shd w:val="clear" w:color="auto" w:fill="FCFCFC"/>
              </w:rPr>
            </w:rPrChange>
          </w:rPr>
          <w:t>附件上传的思路比较简单。</w:t>
        </w:r>
      </w:ins>
      <w:commentRangeEnd w:id="231"/>
      <w:r w:rsidRPr="00A20AE4">
        <w:rPr>
          <w:rStyle w:val="af4"/>
          <w:rFonts w:hint="eastAsia"/>
          <w:sz w:val="24"/>
          <w:szCs w:val="24"/>
          <w:rPrChange w:id="234" w:author="涛 龙" w:date="2026-05-06T16:41:00Z">
            <w:rPr>
              <w:rStyle w:val="af4"/>
              <w:rFonts w:ascii="Inter Fallback" w:eastAsia="黑体" w:hAnsi="Inter Fallback" w:cstheme="majorBidi" w:hint="eastAsia"/>
              <w:color w:val="171717"/>
            </w:rPr>
          </w:rPrChange>
        </w:rPr>
        <w:commentReference w:id="231"/>
      </w:r>
      <w:ins w:id="235" w:author="涛 龙" w:date="2026-05-06T16:11:00Z">
        <w:r w:rsidRPr="00A20AE4">
          <w:rPr>
            <w:rFonts w:hint="eastAsia"/>
            <w:rPrChange w:id="236" w:author="涛 龙" w:date="2026-05-06T16:41:00Z">
              <w:rPr>
                <w:rFonts w:ascii="Inter Fallback" w:eastAsia="黑体" w:hAnsi="Inter Fallback" w:cstheme="majorBidi" w:hint="eastAsia"/>
                <w:color w:val="171717"/>
                <w:sz w:val="21"/>
                <w:szCs w:val="21"/>
                <w:shd w:val="clear" w:color="auto" w:fill="FCFCFC"/>
              </w:rPr>
            </w:rPrChange>
          </w:rPr>
          <w:t>前端用了</w:t>
        </w:r>
        <w:r w:rsidRPr="00A20AE4">
          <w:rPr>
            <w:rFonts w:hint="eastAsia"/>
            <w:rPrChange w:id="237" w:author="涛 龙" w:date="2026-05-06T16:41:00Z">
              <w:rPr>
                <w:rFonts w:ascii="Inter Fallback" w:eastAsia="黑体" w:hAnsi="Inter Fallback" w:cstheme="majorBidi" w:hint="eastAsia"/>
                <w:color w:val="171717"/>
                <w:sz w:val="21"/>
                <w:szCs w:val="21"/>
                <w:shd w:val="clear" w:color="auto" w:fill="FCFCFC"/>
              </w:rPr>
            </w:rPrChange>
          </w:rPr>
          <w:t>Element UI</w:t>
        </w:r>
        <w:r w:rsidRPr="00A20AE4">
          <w:rPr>
            <w:rFonts w:hint="eastAsia"/>
            <w:rPrChange w:id="238" w:author="涛 龙" w:date="2026-05-06T16:41:00Z">
              <w:rPr>
                <w:rFonts w:ascii="Inter Fallback" w:eastAsia="黑体" w:hAnsi="Inter Fallback" w:cstheme="majorBidi" w:hint="eastAsia"/>
                <w:color w:val="171717"/>
                <w:sz w:val="21"/>
                <w:szCs w:val="21"/>
                <w:shd w:val="clear" w:color="auto" w:fill="FCFCFC"/>
              </w:rPr>
            </w:rPrChange>
          </w:rPr>
          <w:t>的</w:t>
        </w:r>
        <w:proofErr w:type="spellStart"/>
        <w:r w:rsidRPr="00A20AE4">
          <w:rPr>
            <w:rFonts w:hint="eastAsia"/>
            <w:rPrChange w:id="239" w:author="涛 龙" w:date="2026-05-06T16:41:00Z">
              <w:rPr>
                <w:rFonts w:ascii="Inter Fallback" w:eastAsia="黑体" w:hAnsi="Inter Fallback" w:cstheme="majorBidi" w:hint="eastAsia"/>
                <w:color w:val="171717"/>
                <w:sz w:val="21"/>
                <w:szCs w:val="21"/>
                <w:shd w:val="clear" w:color="auto" w:fill="FCFCFC"/>
              </w:rPr>
            </w:rPrChange>
          </w:rPr>
          <w:t>el</w:t>
        </w:r>
        <w:proofErr w:type="spellEnd"/>
        <w:r w:rsidRPr="00A20AE4">
          <w:rPr>
            <w:rFonts w:hint="eastAsia"/>
            <w:rPrChange w:id="240" w:author="涛 龙" w:date="2026-05-06T16:41:00Z">
              <w:rPr>
                <w:rFonts w:ascii="Inter Fallback" w:eastAsia="黑体" w:hAnsi="Inter Fallback" w:cstheme="majorBidi" w:hint="eastAsia"/>
                <w:color w:val="171717"/>
                <w:sz w:val="21"/>
                <w:szCs w:val="21"/>
                <w:shd w:val="clear" w:color="auto" w:fill="FCFCFC"/>
              </w:rPr>
            </w:rPrChange>
          </w:rPr>
          <w:t>-upload</w:t>
        </w:r>
        <w:r w:rsidRPr="00A20AE4">
          <w:rPr>
            <w:rFonts w:hint="eastAsia"/>
            <w:rPrChange w:id="241" w:author="涛 龙" w:date="2026-05-06T16:41:00Z">
              <w:rPr>
                <w:rFonts w:ascii="Inter Fallback" w:eastAsia="黑体" w:hAnsi="Inter Fallback" w:cstheme="majorBidi" w:hint="eastAsia"/>
                <w:color w:val="171717"/>
                <w:sz w:val="21"/>
                <w:szCs w:val="21"/>
                <w:shd w:val="clear" w:color="auto" w:fill="FCFCFC"/>
              </w:rPr>
            </w:rPrChange>
          </w:rPr>
          <w:t>组件，选择</w:t>
        </w:r>
        <w:r w:rsidRPr="00A20AE4">
          <w:rPr>
            <w:rFonts w:hint="eastAsia"/>
            <w:rPrChange w:id="242" w:author="涛 龙" w:date="2026-05-06T16:41:00Z">
              <w:rPr>
                <w:rFonts w:ascii="Inter Fallback" w:eastAsia="黑体" w:hAnsi="Inter Fallback" w:cstheme="majorBidi" w:hint="eastAsia"/>
                <w:color w:val="171717"/>
                <w:sz w:val="21"/>
                <w:szCs w:val="21"/>
                <w:shd w:val="clear" w:color="auto" w:fill="FCFCFC"/>
              </w:rPr>
            </w:rPrChange>
          </w:rPr>
          <w:t>PDF</w:t>
        </w:r>
        <w:r w:rsidRPr="00A20AE4">
          <w:rPr>
            <w:rFonts w:hint="eastAsia"/>
            <w:rPrChange w:id="243" w:author="涛 龙" w:date="2026-05-06T16:41:00Z">
              <w:rPr>
                <w:rFonts w:ascii="Inter Fallback" w:eastAsia="黑体" w:hAnsi="Inter Fallback" w:cstheme="majorBidi" w:hint="eastAsia"/>
                <w:color w:val="171717"/>
                <w:sz w:val="21"/>
                <w:szCs w:val="21"/>
                <w:shd w:val="clear" w:color="auto" w:fill="FCFCFC"/>
              </w:rPr>
            </w:rPrChange>
          </w:rPr>
          <w:t>文件后直接</w:t>
        </w:r>
        <w:r w:rsidRPr="00A20AE4">
          <w:rPr>
            <w:rFonts w:hint="eastAsia"/>
            <w:rPrChange w:id="244" w:author="涛 龙" w:date="2026-05-06T16:41:00Z">
              <w:rPr>
                <w:rFonts w:ascii="Inter Fallback" w:eastAsia="黑体" w:hAnsi="Inter Fallback" w:cstheme="majorBidi" w:hint="eastAsia"/>
                <w:color w:val="171717"/>
                <w:sz w:val="21"/>
                <w:szCs w:val="21"/>
                <w:shd w:val="clear" w:color="auto" w:fill="FCFCFC"/>
              </w:rPr>
            </w:rPrChange>
          </w:rPr>
          <w:t>POST</w:t>
        </w:r>
        <w:r w:rsidRPr="00A20AE4">
          <w:rPr>
            <w:rFonts w:hint="eastAsia"/>
            <w:rPrChange w:id="245" w:author="涛 龙" w:date="2026-05-06T16:41:00Z">
              <w:rPr>
                <w:rFonts w:ascii="Inter Fallback" w:eastAsia="黑体" w:hAnsi="Inter Fallback" w:cstheme="majorBidi" w:hint="eastAsia"/>
                <w:color w:val="171717"/>
                <w:sz w:val="21"/>
                <w:szCs w:val="21"/>
                <w:shd w:val="clear" w:color="auto" w:fill="FCFCFC"/>
              </w:rPr>
            </w:rPrChange>
          </w:rPr>
          <w:t>到对应</w:t>
        </w:r>
        <w:r w:rsidRPr="00A20AE4">
          <w:rPr>
            <w:rFonts w:hint="eastAsia"/>
            <w:rPrChange w:id="246" w:author="涛 龙" w:date="2026-05-06T16:41:00Z">
              <w:rPr>
                <w:rFonts w:ascii="Inter Fallback" w:eastAsia="黑体" w:hAnsi="Inter Fallback" w:cstheme="majorBidi" w:hint="eastAsia"/>
                <w:color w:val="171717"/>
                <w:sz w:val="21"/>
                <w:szCs w:val="21"/>
                <w:shd w:val="clear" w:color="auto" w:fill="FCFCFC"/>
              </w:rPr>
            </w:rPrChange>
          </w:rPr>
          <w:t>Controller</w:t>
        </w:r>
        <w:r w:rsidRPr="00A20AE4">
          <w:rPr>
            <w:rFonts w:hint="eastAsia"/>
            <w:rPrChange w:id="247" w:author="涛 龙" w:date="2026-05-06T16:41:00Z">
              <w:rPr>
                <w:rFonts w:ascii="Inter Fallback" w:eastAsia="黑体" w:hAnsi="Inter Fallback" w:cstheme="majorBidi" w:hint="eastAsia"/>
                <w:color w:val="171717"/>
                <w:sz w:val="21"/>
                <w:szCs w:val="21"/>
                <w:shd w:val="clear" w:color="auto" w:fill="FCFCFC"/>
              </w:rPr>
            </w:rPrChange>
          </w:rPr>
          <w:t>的</w:t>
        </w:r>
        <w:r w:rsidRPr="00A20AE4">
          <w:rPr>
            <w:rFonts w:hint="eastAsia"/>
            <w:rPrChange w:id="248" w:author="涛 龙" w:date="2026-05-06T16:41:00Z">
              <w:rPr>
                <w:rFonts w:ascii="Inter Fallback" w:eastAsia="黑体" w:hAnsi="Inter Fallback" w:cstheme="majorBidi" w:hint="eastAsia"/>
                <w:color w:val="171717"/>
                <w:sz w:val="21"/>
                <w:szCs w:val="21"/>
                <w:shd w:val="clear" w:color="auto" w:fill="FCFCFC"/>
              </w:rPr>
            </w:rPrChange>
          </w:rPr>
          <w:t>upload</w:t>
        </w:r>
        <w:r w:rsidRPr="00A20AE4">
          <w:rPr>
            <w:rFonts w:hint="eastAsia"/>
            <w:rPrChange w:id="249" w:author="涛 龙" w:date="2026-05-06T16:41:00Z">
              <w:rPr>
                <w:rFonts w:ascii="Inter Fallback" w:eastAsia="黑体" w:hAnsi="Inter Fallback" w:cstheme="majorBidi" w:hint="eastAsia"/>
                <w:color w:val="171717"/>
                <w:sz w:val="21"/>
                <w:szCs w:val="21"/>
                <w:shd w:val="clear" w:color="auto" w:fill="FCFCFC"/>
              </w:rPr>
            </w:rPrChange>
          </w:rPr>
          <w:t>方法。后端先把文件重命名为</w:t>
        </w:r>
      </w:ins>
      <w:ins w:id="250" w:author="涛 龙" w:date="2026-05-07T12:28:00Z">
        <w:r>
          <w:rPr>
            <w:rFonts w:hint="eastAsia"/>
          </w:rPr>
          <w:t>“</w:t>
        </w:r>
      </w:ins>
      <w:ins w:id="251" w:author="涛 龙" w:date="2026-05-06T16:11:00Z">
        <w:r w:rsidRPr="00A20AE4">
          <w:rPr>
            <w:rFonts w:hint="eastAsia"/>
            <w:rPrChange w:id="252" w:author="涛 龙" w:date="2026-05-06T16:41:00Z">
              <w:rPr>
                <w:rFonts w:ascii="Inter Fallback" w:eastAsia="黑体" w:hAnsi="Inter Fallback" w:cstheme="majorBidi" w:hint="eastAsia"/>
                <w:color w:val="171717"/>
                <w:sz w:val="21"/>
                <w:szCs w:val="21"/>
                <w:shd w:val="clear" w:color="auto" w:fill="FCFCFC"/>
              </w:rPr>
            </w:rPrChange>
          </w:rPr>
          <w:t>当前时间毫秒值</w:t>
        </w:r>
        <w:r w:rsidRPr="00A20AE4">
          <w:rPr>
            <w:rFonts w:hint="eastAsia"/>
            <w:rPrChange w:id="253" w:author="涛 龙" w:date="2026-05-06T16:41:00Z">
              <w:rPr>
                <w:rFonts w:ascii="Inter Fallback" w:eastAsia="黑体" w:hAnsi="Inter Fallback" w:cstheme="majorBidi" w:hint="eastAsia"/>
                <w:color w:val="171717"/>
                <w:sz w:val="21"/>
                <w:szCs w:val="21"/>
                <w:shd w:val="clear" w:color="auto" w:fill="FCFCFC"/>
              </w:rPr>
            </w:rPrChange>
          </w:rPr>
          <w:t>_</w:t>
        </w:r>
        <w:r w:rsidRPr="00A20AE4">
          <w:rPr>
            <w:rFonts w:hint="eastAsia"/>
            <w:rPrChange w:id="254" w:author="涛 龙" w:date="2026-05-06T16:41:00Z">
              <w:rPr>
                <w:rFonts w:ascii="Inter Fallback" w:eastAsia="黑体" w:hAnsi="Inter Fallback" w:cstheme="majorBidi" w:hint="eastAsia"/>
                <w:color w:val="171717"/>
                <w:sz w:val="21"/>
                <w:szCs w:val="21"/>
                <w:shd w:val="clear" w:color="auto" w:fill="FCFCFC"/>
              </w:rPr>
            </w:rPrChange>
          </w:rPr>
          <w:t>原始文件名</w:t>
        </w:r>
      </w:ins>
      <w:ins w:id="255" w:author="涛 龙" w:date="2026-05-07T12:28:00Z">
        <w:r>
          <w:rPr>
            <w:rFonts w:hint="eastAsia"/>
          </w:rPr>
          <w:t>”</w:t>
        </w:r>
      </w:ins>
      <w:ins w:id="256" w:author="涛 龙" w:date="2026-05-06T16:11:00Z">
        <w:r w:rsidRPr="00A20AE4">
          <w:rPr>
            <w:rFonts w:hint="eastAsia"/>
            <w:rPrChange w:id="257" w:author="涛 龙" w:date="2026-05-06T16:41:00Z">
              <w:rPr>
                <w:rFonts w:ascii="Inter Fallback" w:eastAsia="黑体" w:hAnsi="Inter Fallback" w:cstheme="majorBidi" w:hint="eastAsia"/>
                <w:color w:val="171717"/>
                <w:sz w:val="21"/>
                <w:szCs w:val="21"/>
                <w:shd w:val="clear" w:color="auto" w:fill="FCFCFC"/>
              </w:rPr>
            </w:rPrChange>
          </w:rPr>
          <w:t>以避免覆盖，再按照检查类型存到</w:t>
        </w:r>
        <w:r w:rsidRPr="00A20AE4">
          <w:rPr>
            <w:rFonts w:hint="eastAsia"/>
            <w:rPrChange w:id="258" w:author="涛 龙" w:date="2026-05-06T16:41:00Z">
              <w:rPr>
                <w:rFonts w:ascii="Inter Fallback" w:eastAsia="黑体" w:hAnsi="Inter Fallback" w:cstheme="majorBidi" w:hint="eastAsia"/>
                <w:color w:val="171717"/>
                <w:sz w:val="21"/>
                <w:szCs w:val="21"/>
                <w:shd w:val="clear" w:color="auto" w:fill="FCFCFC"/>
              </w:rPr>
            </w:rPrChange>
          </w:rPr>
          <w:t>uploads</w:t>
        </w:r>
        <w:r w:rsidRPr="00A20AE4">
          <w:rPr>
            <w:rFonts w:hint="eastAsia"/>
            <w:rPrChange w:id="259" w:author="涛 龙" w:date="2026-05-06T16:41:00Z">
              <w:rPr>
                <w:rFonts w:ascii="Inter Fallback" w:eastAsia="黑体" w:hAnsi="Inter Fallback" w:cstheme="majorBidi" w:hint="eastAsia"/>
                <w:color w:val="171717"/>
                <w:sz w:val="21"/>
                <w:szCs w:val="21"/>
                <w:shd w:val="clear" w:color="auto" w:fill="FCFCFC"/>
              </w:rPr>
            </w:rPrChange>
          </w:rPr>
          <w:t>目录下的子文件夹（比如</w:t>
        </w:r>
        <w:r w:rsidRPr="00A20AE4">
          <w:rPr>
            <w:rFonts w:hint="eastAsia"/>
            <w:rPrChange w:id="260" w:author="涛 龙" w:date="2026-05-06T16:41:00Z">
              <w:rPr>
                <w:rFonts w:ascii="Inter Fallback" w:eastAsia="黑体" w:hAnsi="Inter Fallback" w:cstheme="majorBidi" w:hint="eastAsia"/>
                <w:color w:val="171717"/>
                <w:sz w:val="21"/>
                <w:szCs w:val="21"/>
                <w:shd w:val="clear" w:color="auto" w:fill="FCFCFC"/>
              </w:rPr>
            </w:rPrChange>
          </w:rPr>
          <w:t xml:space="preserve"> uploads/</w:t>
        </w:r>
        <w:proofErr w:type="spellStart"/>
        <w:r w:rsidRPr="00A20AE4">
          <w:rPr>
            <w:rFonts w:hint="eastAsia"/>
            <w:rPrChange w:id="261" w:author="涛 龙" w:date="2026-05-06T16:41:00Z">
              <w:rPr>
                <w:rFonts w:ascii="Inter Fallback" w:eastAsia="黑体" w:hAnsi="Inter Fallback" w:cstheme="majorBidi" w:hint="eastAsia"/>
                <w:color w:val="171717"/>
                <w:sz w:val="21"/>
                <w:szCs w:val="21"/>
                <w:shd w:val="clear" w:color="auto" w:fill="FCFCFC"/>
              </w:rPr>
            </w:rPrChange>
          </w:rPr>
          <w:t>ct</w:t>
        </w:r>
        <w:proofErr w:type="spellEnd"/>
        <w:r w:rsidRPr="00A20AE4">
          <w:rPr>
            <w:rFonts w:hint="eastAsia"/>
            <w:rPrChange w:id="262" w:author="涛 龙" w:date="2026-05-06T16:41:00Z">
              <w:rPr>
                <w:rFonts w:ascii="Inter Fallback" w:eastAsia="黑体" w:hAnsi="Inter Fallback" w:cstheme="majorBidi" w:hint="eastAsia"/>
                <w:color w:val="171717"/>
                <w:sz w:val="21"/>
                <w:szCs w:val="21"/>
                <w:shd w:val="clear" w:color="auto" w:fill="FCFCFC"/>
              </w:rPr>
            </w:rPrChange>
          </w:rPr>
          <w:t>/</w:t>
        </w:r>
        <w:r w:rsidRPr="00A20AE4">
          <w:rPr>
            <w:rFonts w:hint="eastAsia"/>
            <w:rPrChange w:id="263" w:author="涛 龙" w:date="2026-05-06T16:41:00Z">
              <w:rPr>
                <w:rFonts w:ascii="Inter Fallback" w:eastAsia="黑体" w:hAnsi="Inter Fallback" w:cstheme="majorBidi" w:hint="eastAsia"/>
                <w:color w:val="171717"/>
                <w:sz w:val="21"/>
                <w:szCs w:val="21"/>
                <w:shd w:val="clear" w:color="auto" w:fill="FCFCFC"/>
              </w:rPr>
            </w:rPrChange>
          </w:rPr>
          <w:t>、</w:t>
        </w:r>
        <w:r w:rsidRPr="00A20AE4">
          <w:rPr>
            <w:rFonts w:hint="eastAsia"/>
            <w:rPrChange w:id="264" w:author="涛 龙" w:date="2026-05-06T16:41:00Z">
              <w:rPr>
                <w:rFonts w:ascii="Inter Fallback" w:eastAsia="黑体" w:hAnsi="Inter Fallback" w:cstheme="majorBidi" w:hint="eastAsia"/>
                <w:color w:val="171717"/>
                <w:sz w:val="21"/>
                <w:szCs w:val="21"/>
                <w:shd w:val="clear" w:color="auto" w:fill="FCFCFC"/>
              </w:rPr>
            </w:rPrChange>
          </w:rPr>
          <w:t>uploads/</w:t>
        </w:r>
        <w:proofErr w:type="spellStart"/>
        <w:r w:rsidRPr="00A20AE4">
          <w:rPr>
            <w:rFonts w:hint="eastAsia"/>
            <w:rPrChange w:id="265" w:author="涛 龙" w:date="2026-05-06T16:41:00Z">
              <w:rPr>
                <w:rFonts w:ascii="Inter Fallback" w:eastAsia="黑体" w:hAnsi="Inter Fallback" w:cstheme="majorBidi" w:hint="eastAsia"/>
                <w:color w:val="171717"/>
                <w:sz w:val="21"/>
                <w:szCs w:val="21"/>
                <w:shd w:val="clear" w:color="auto" w:fill="FCFCFC"/>
              </w:rPr>
            </w:rPrChange>
          </w:rPr>
          <w:t>mri</w:t>
        </w:r>
        <w:proofErr w:type="spellEnd"/>
        <w:r w:rsidRPr="00A20AE4">
          <w:rPr>
            <w:rFonts w:hint="eastAsia"/>
            <w:rPrChange w:id="266" w:author="涛 龙" w:date="2026-05-06T16:41:00Z">
              <w:rPr>
                <w:rFonts w:ascii="Inter Fallback" w:eastAsia="黑体" w:hAnsi="Inter Fallback" w:cstheme="majorBidi" w:hint="eastAsia"/>
                <w:color w:val="171717"/>
                <w:sz w:val="21"/>
                <w:szCs w:val="21"/>
                <w:shd w:val="clear" w:color="auto" w:fill="FCFCFC"/>
              </w:rPr>
            </w:rPrChange>
          </w:rPr>
          <w:t>/</w:t>
        </w:r>
        <w:r w:rsidRPr="00A20AE4">
          <w:rPr>
            <w:rFonts w:hint="eastAsia"/>
            <w:rPrChange w:id="267" w:author="涛 龙" w:date="2026-05-06T16:41:00Z">
              <w:rPr>
                <w:rFonts w:ascii="Inter Fallback" w:eastAsia="黑体" w:hAnsi="Inter Fallback" w:cstheme="majorBidi" w:hint="eastAsia"/>
                <w:color w:val="171717"/>
                <w:sz w:val="21"/>
                <w:szCs w:val="21"/>
                <w:shd w:val="clear" w:color="auto" w:fill="FCFCFC"/>
              </w:rPr>
            </w:rPrChange>
          </w:rPr>
          <w:t>），最后把文件的访问路径写回该条检查记录的</w:t>
        </w:r>
        <w:proofErr w:type="spellStart"/>
        <w:r w:rsidRPr="00A20AE4">
          <w:rPr>
            <w:rFonts w:hint="eastAsia"/>
            <w:rPrChange w:id="268" w:author="涛 龙" w:date="2026-05-06T16:41:00Z">
              <w:rPr>
                <w:rFonts w:ascii="Inter Fallback" w:eastAsia="黑体" w:hAnsi="Inter Fallback" w:cstheme="majorBidi" w:hint="eastAsia"/>
                <w:color w:val="171717"/>
                <w:sz w:val="21"/>
                <w:szCs w:val="21"/>
                <w:shd w:val="clear" w:color="auto" w:fill="FCFCFC"/>
              </w:rPr>
            </w:rPrChange>
          </w:rPr>
          <w:t>storageUrl</w:t>
        </w:r>
        <w:proofErr w:type="spellEnd"/>
        <w:r w:rsidRPr="00A20AE4">
          <w:rPr>
            <w:rFonts w:hint="eastAsia"/>
            <w:rPrChange w:id="269" w:author="涛 龙" w:date="2026-05-06T16:41:00Z">
              <w:rPr>
                <w:rFonts w:ascii="Inter Fallback" w:eastAsia="黑体" w:hAnsi="Inter Fallback" w:cstheme="majorBidi" w:hint="eastAsia"/>
                <w:color w:val="171717"/>
                <w:sz w:val="21"/>
                <w:szCs w:val="21"/>
                <w:shd w:val="clear" w:color="auto" w:fill="FCFCFC"/>
              </w:rPr>
            </w:rPrChange>
          </w:rPr>
          <w:t>字段。前端预览时，浏览器向</w:t>
        </w:r>
        <w:r w:rsidRPr="00A20AE4">
          <w:rPr>
            <w:rFonts w:hint="eastAsia"/>
            <w:rPrChange w:id="270" w:author="涛 龙" w:date="2026-05-06T16:41:00Z">
              <w:rPr>
                <w:rFonts w:ascii="Inter Fallback" w:eastAsia="黑体" w:hAnsi="Inter Fallback" w:cstheme="majorBidi" w:hint="eastAsia"/>
                <w:color w:val="171717"/>
                <w:sz w:val="21"/>
                <w:szCs w:val="21"/>
                <w:shd w:val="clear" w:color="auto" w:fill="FCFCFC"/>
              </w:rPr>
            </w:rPrChange>
          </w:rPr>
          <w:t>download</w:t>
        </w:r>
        <w:r w:rsidRPr="00A20AE4">
          <w:rPr>
            <w:rFonts w:hint="eastAsia"/>
            <w:rPrChange w:id="271" w:author="涛 龙" w:date="2026-05-06T16:41:00Z">
              <w:rPr>
                <w:rFonts w:ascii="Inter Fallback" w:eastAsia="黑体" w:hAnsi="Inter Fallback" w:cstheme="majorBidi" w:hint="eastAsia"/>
                <w:color w:val="171717"/>
                <w:sz w:val="21"/>
                <w:szCs w:val="21"/>
                <w:shd w:val="clear" w:color="auto" w:fill="FCFCFC"/>
              </w:rPr>
            </w:rPrChange>
          </w:rPr>
          <w:t>接口发</w:t>
        </w:r>
        <w:r w:rsidRPr="00A20AE4">
          <w:rPr>
            <w:rFonts w:hint="eastAsia"/>
            <w:rPrChange w:id="272" w:author="涛 龙" w:date="2026-05-06T16:41:00Z">
              <w:rPr>
                <w:rFonts w:ascii="Inter Fallback" w:eastAsia="黑体" w:hAnsi="Inter Fallback" w:cstheme="majorBidi" w:hint="eastAsia"/>
                <w:color w:val="171717"/>
                <w:sz w:val="21"/>
                <w:szCs w:val="21"/>
                <w:shd w:val="clear" w:color="auto" w:fill="FCFCFC"/>
              </w:rPr>
            </w:rPrChange>
          </w:rPr>
          <w:t>GET</w:t>
        </w:r>
        <w:r w:rsidRPr="00A20AE4">
          <w:rPr>
            <w:rFonts w:hint="eastAsia"/>
            <w:rPrChange w:id="273" w:author="涛 龙" w:date="2026-05-06T16:41:00Z">
              <w:rPr>
                <w:rFonts w:ascii="Inter Fallback" w:eastAsia="黑体" w:hAnsi="Inter Fallback" w:cstheme="majorBidi" w:hint="eastAsia"/>
                <w:color w:val="171717"/>
                <w:sz w:val="21"/>
                <w:szCs w:val="21"/>
                <w:shd w:val="clear" w:color="auto" w:fill="FCFCFC"/>
              </w:rPr>
            </w:rPrChange>
          </w:rPr>
          <w:t>请求，后端以字节</w:t>
        </w:r>
        <w:proofErr w:type="gramStart"/>
        <w:r w:rsidRPr="00A20AE4">
          <w:rPr>
            <w:rFonts w:hint="eastAsia"/>
            <w:rPrChange w:id="274" w:author="涛 龙" w:date="2026-05-06T16:41:00Z">
              <w:rPr>
                <w:rFonts w:ascii="Inter Fallback" w:eastAsia="黑体" w:hAnsi="Inter Fallback" w:cstheme="majorBidi" w:hint="eastAsia"/>
                <w:color w:val="171717"/>
                <w:sz w:val="21"/>
                <w:szCs w:val="21"/>
                <w:shd w:val="clear" w:color="auto" w:fill="FCFCFC"/>
              </w:rPr>
            </w:rPrChange>
          </w:rPr>
          <w:t>流方式</w:t>
        </w:r>
        <w:proofErr w:type="gramEnd"/>
        <w:r w:rsidRPr="00A20AE4">
          <w:rPr>
            <w:rFonts w:hint="eastAsia"/>
            <w:rPrChange w:id="275" w:author="涛 龙" w:date="2026-05-06T16:41:00Z">
              <w:rPr>
                <w:rFonts w:ascii="Inter Fallback" w:eastAsia="黑体" w:hAnsi="Inter Fallback" w:cstheme="majorBidi" w:hint="eastAsia"/>
                <w:color w:val="171717"/>
                <w:sz w:val="21"/>
                <w:szCs w:val="21"/>
                <w:shd w:val="clear" w:color="auto" w:fill="FCFCFC"/>
              </w:rPr>
            </w:rPrChange>
          </w:rPr>
          <w:t>读出文件内容并将</w:t>
        </w:r>
        <w:r w:rsidRPr="00A20AE4">
          <w:rPr>
            <w:rFonts w:hint="eastAsia"/>
            <w:rPrChange w:id="276" w:author="涛 龙" w:date="2026-05-06T16:41:00Z">
              <w:rPr>
                <w:rFonts w:ascii="Inter Fallback" w:eastAsia="黑体" w:hAnsi="Inter Fallback" w:cstheme="majorBidi" w:hint="eastAsia"/>
                <w:color w:val="171717"/>
                <w:sz w:val="21"/>
                <w:szCs w:val="21"/>
                <w:shd w:val="clear" w:color="auto" w:fill="FCFCFC"/>
              </w:rPr>
            </w:rPrChange>
          </w:rPr>
          <w:t>Content-Type</w:t>
        </w:r>
        <w:r w:rsidRPr="00A20AE4">
          <w:rPr>
            <w:rFonts w:hint="eastAsia"/>
            <w:rPrChange w:id="277" w:author="涛 龙" w:date="2026-05-06T16:41:00Z">
              <w:rPr>
                <w:rFonts w:ascii="Inter Fallback" w:eastAsia="黑体" w:hAnsi="Inter Fallback" w:cstheme="majorBidi" w:hint="eastAsia"/>
                <w:color w:val="171717"/>
                <w:sz w:val="21"/>
                <w:szCs w:val="21"/>
                <w:shd w:val="clear" w:color="auto" w:fill="FCFCFC"/>
              </w:rPr>
            </w:rPrChange>
          </w:rPr>
          <w:t>响应头设为</w:t>
        </w:r>
        <w:r w:rsidRPr="00A20AE4">
          <w:rPr>
            <w:rFonts w:hint="eastAsia"/>
            <w:rPrChange w:id="278" w:author="涛 龙" w:date="2026-05-06T16:41:00Z">
              <w:rPr>
                <w:rFonts w:ascii="Inter Fallback" w:eastAsia="黑体" w:hAnsi="Inter Fallback" w:cstheme="majorBidi" w:hint="eastAsia"/>
                <w:color w:val="171717"/>
                <w:sz w:val="21"/>
                <w:szCs w:val="21"/>
                <w:shd w:val="clear" w:color="auto" w:fill="FCFCFC"/>
              </w:rPr>
            </w:rPrChange>
          </w:rPr>
          <w:t>application/pdf</w:t>
        </w:r>
        <w:r w:rsidRPr="00A20AE4">
          <w:rPr>
            <w:rFonts w:hint="eastAsia"/>
            <w:rPrChange w:id="279" w:author="涛 龙" w:date="2026-05-06T16:41:00Z">
              <w:rPr>
                <w:rFonts w:ascii="Inter Fallback" w:eastAsia="黑体" w:hAnsi="Inter Fallback" w:cstheme="majorBidi" w:hint="eastAsia"/>
                <w:color w:val="171717"/>
                <w:sz w:val="21"/>
                <w:szCs w:val="21"/>
                <w:shd w:val="clear" w:color="auto" w:fill="FCFCFC"/>
              </w:rPr>
            </w:rPrChange>
          </w:rPr>
          <w:t>，浏览器收到后直接在当前页或新标签页中以</w:t>
        </w:r>
        <w:r w:rsidRPr="00A20AE4">
          <w:rPr>
            <w:rFonts w:hint="eastAsia"/>
            <w:rPrChange w:id="280" w:author="涛 龙" w:date="2026-05-06T16:41:00Z">
              <w:rPr>
                <w:rFonts w:ascii="Inter Fallback" w:eastAsia="黑体" w:hAnsi="Inter Fallback" w:cstheme="majorBidi" w:hint="eastAsia"/>
                <w:color w:val="171717"/>
                <w:sz w:val="21"/>
                <w:szCs w:val="21"/>
                <w:shd w:val="clear" w:color="auto" w:fill="FCFCFC"/>
              </w:rPr>
            </w:rPrChange>
          </w:rPr>
          <w:t>PDF</w:t>
        </w:r>
        <w:proofErr w:type="gramStart"/>
        <w:r w:rsidRPr="00A20AE4">
          <w:rPr>
            <w:rFonts w:hint="eastAsia"/>
            <w:rPrChange w:id="281" w:author="涛 龙" w:date="2026-05-06T16:41:00Z">
              <w:rPr>
                <w:rFonts w:ascii="Inter Fallback" w:eastAsia="黑体" w:hAnsi="Inter Fallback" w:cstheme="majorBidi" w:hint="eastAsia"/>
                <w:color w:val="171717"/>
                <w:sz w:val="21"/>
                <w:szCs w:val="21"/>
                <w:shd w:val="clear" w:color="auto" w:fill="FCFCFC"/>
              </w:rPr>
            </w:rPrChange>
          </w:rPr>
          <w:t>查看器</w:t>
        </w:r>
        <w:proofErr w:type="gramEnd"/>
        <w:r w:rsidRPr="00A20AE4">
          <w:rPr>
            <w:rFonts w:hint="eastAsia"/>
            <w:rPrChange w:id="282" w:author="涛 龙" w:date="2026-05-06T16:41:00Z">
              <w:rPr>
                <w:rFonts w:ascii="Inter Fallback" w:eastAsia="黑体" w:hAnsi="Inter Fallback" w:cstheme="majorBidi" w:hint="eastAsia"/>
                <w:color w:val="171717"/>
                <w:sz w:val="21"/>
                <w:szCs w:val="21"/>
                <w:shd w:val="clear" w:color="auto" w:fill="FCFCFC"/>
              </w:rPr>
            </w:rPrChange>
          </w:rPr>
          <w:t>的方式内联打开，不需要跳出系统。</w:t>
        </w:r>
      </w:ins>
      <w:del w:id="283" w:author="涛 龙" w:date="2026-05-07T20:50:00Z">
        <w:r w:rsidDel="007F2A2E">
          <w:rPr>
            <w:rFonts w:hint="eastAsia"/>
          </w:rPr>
          <w:delText>表格</w:delText>
        </w:r>
        <w:r w:rsidDel="007F2A2E">
          <w:rPr>
            <w:rFonts w:hint="eastAsia"/>
          </w:rPr>
          <w:delText xml:space="preserve"> </w:delText>
        </w:r>
        <w:r w:rsidDel="007F2A2E">
          <w:fldChar w:fldCharType="begin"/>
        </w:r>
        <w:r w:rsidDel="007F2A2E">
          <w:delInstrText xml:space="preserve"> </w:delInstrText>
        </w:r>
        <w:r w:rsidDel="007F2A2E">
          <w:rPr>
            <w:rFonts w:hint="eastAsia"/>
          </w:rPr>
          <w:delInstrText xml:space="preserve">SEQ </w:delInstrText>
        </w:r>
        <w:r w:rsidDel="007F2A2E">
          <w:rPr>
            <w:rFonts w:hint="eastAsia"/>
          </w:rPr>
          <w:delInstrText>表格</w:delInstrText>
        </w:r>
        <w:r w:rsidDel="007F2A2E">
          <w:rPr>
            <w:rFonts w:hint="eastAsia"/>
          </w:rPr>
          <w:delInstrText xml:space="preserve"> \* ARABIC</w:delInstrText>
        </w:r>
        <w:r w:rsidDel="007F2A2E">
          <w:delInstrText xml:space="preserve"> </w:delInstrText>
        </w:r>
        <w:r w:rsidDel="007F2A2E">
          <w:fldChar w:fldCharType="separate"/>
        </w:r>
        <w:r w:rsidDel="007F2A2E">
          <w:rPr>
            <w:noProof/>
          </w:rPr>
          <w:delText>1</w:delText>
        </w:r>
        <w:r w:rsidDel="007F2A2E">
          <w:fldChar w:fldCharType="end"/>
        </w:r>
      </w:del>
    </w:p>
    <w:p w14:paraId="7CA504C5" w14:textId="77777777" w:rsidR="0082163A" w:rsidRDefault="0082163A" w:rsidP="0082163A">
      <w:pPr>
        <w:pStyle w:val="ae"/>
        <w:ind w:firstLine="480"/>
        <w:pPrChange w:id="284" w:author="涛 龙" w:date="2026-05-07T20:50:00Z">
          <w:pPr>
            <w:pStyle w:val="aa"/>
            <w:keepNext/>
          </w:pPr>
        </w:pPrChange>
      </w:pPr>
      <w:ins w:id="285" w:author="涛 龙" w:date="2026-05-08T13:20:00Z">
        <w:r>
          <w:t>系统实现后的</w:t>
        </w:r>
      </w:ins>
      <w:ins w:id="286" w:author="涛 龙" w:date="2026-05-08T13:21:00Z">
        <w:r w:rsidRPr="0062380D">
          <w:rPr>
            <w:rFonts w:hint="eastAsia"/>
            <w:rPrChange w:id="287" w:author="涛 龙" w:date="2026-05-08T13:21:00Z">
              <w:rPr>
                <w:rFonts w:hint="eastAsia"/>
                <w:sz w:val="21"/>
                <w:szCs w:val="21"/>
              </w:rPr>
            </w:rPrChange>
          </w:rPr>
          <w:t>检查记录列表页和附件预览</w:t>
        </w:r>
      </w:ins>
      <w:ins w:id="288" w:author="涛 龙" w:date="2026-05-08T13:20:00Z">
        <w:r>
          <w:t>如图</w:t>
        </w:r>
        <w:r>
          <w:t>5-</w:t>
        </w:r>
      </w:ins>
      <w:ins w:id="289" w:author="涛 龙" w:date="2026-05-08T13:21:00Z">
        <w:r>
          <w:t>6</w:t>
        </w:r>
      </w:ins>
      <w:ins w:id="290" w:author="涛 龙" w:date="2026-05-08T13:20:00Z">
        <w:r>
          <w:t>所示。</w:t>
        </w:r>
      </w:ins>
    </w:p>
    <w:tbl>
      <w:tblPr>
        <w:tblStyle w:val="ad"/>
        <w:tblW w:w="0" w:type="auto"/>
        <w:tblLook w:val="04A0" w:firstRow="1" w:lastRow="0" w:firstColumn="1" w:lastColumn="0" w:noHBand="0" w:noVBand="1"/>
        <w:tblPrChange w:id="291" w:author="涛 龙" w:date="2026-05-08T12:28:00Z">
          <w:tblPr>
            <w:tblStyle w:val="ad"/>
            <w:tblW w:w="0" w:type="auto"/>
            <w:tblLook w:val="04A0" w:firstRow="1" w:lastRow="0" w:firstColumn="1" w:lastColumn="0" w:noHBand="0" w:noVBand="1"/>
          </w:tblPr>
        </w:tblPrChange>
      </w:tblPr>
      <w:tblGrid>
        <w:gridCol w:w="8296"/>
        <w:tblGridChange w:id="292">
          <w:tblGrid>
            <w:gridCol w:w="9061"/>
          </w:tblGrid>
        </w:tblGridChange>
      </w:tblGrid>
      <w:tr w:rsidR="0082163A" w14:paraId="77B382BD" w14:textId="77777777" w:rsidTr="00B36260">
        <w:trPr>
          <w:ins w:id="293" w:author="涛 龙" w:date="2026-05-07T20:50:00Z"/>
        </w:trPr>
        <w:tc>
          <w:tcPr>
            <w:tcW w:w="9061" w:type="dxa"/>
            <w:tcPrChange w:id="294" w:author="涛 龙" w:date="2026-05-08T12:28:00Z">
              <w:tcPr>
                <w:tcW w:w="9061" w:type="dxa"/>
              </w:tcPr>
            </w:tcPrChange>
          </w:tcPr>
          <w:p w14:paraId="61B4FF50" w14:textId="77777777" w:rsidR="0082163A" w:rsidRPr="007F2A2E" w:rsidRDefault="0082163A" w:rsidP="00B36260">
            <w:pPr>
              <w:pStyle w:val="ae"/>
              <w:ind w:firstLine="420"/>
              <w:jc w:val="center"/>
              <w:rPr>
                <w:ins w:id="295" w:author="涛 龙" w:date="2026-05-07T20:50:00Z"/>
                <w:sz w:val="21"/>
                <w:szCs w:val="21"/>
                <w:rPrChange w:id="296" w:author="涛 龙" w:date="2026-05-07T20:51:00Z">
                  <w:rPr>
                    <w:ins w:id="297" w:author="涛 龙" w:date="2026-05-07T20:50:00Z"/>
                  </w:rPr>
                </w:rPrChange>
              </w:rPr>
              <w:pPrChange w:id="298" w:author="涛 龙" w:date="2026-05-07T20:50:00Z">
                <w:pPr>
                  <w:pStyle w:val="ae"/>
                </w:pPr>
              </w:pPrChange>
            </w:pPr>
            <w:ins w:id="299" w:author="涛 龙" w:date="2026-05-07T20:50:00Z">
              <w:r w:rsidRPr="007F2A2E">
                <w:rPr>
                  <w:rFonts w:hint="eastAsia"/>
                  <w:sz w:val="21"/>
                  <w:szCs w:val="21"/>
                  <w:rPrChange w:id="300" w:author="涛 龙" w:date="2026-05-07T20:51:00Z">
                    <w:rPr>
                      <w:rFonts w:hint="eastAsia"/>
                    </w:rPr>
                  </w:rPrChange>
                </w:rPr>
                <w:lastRenderedPageBreak/>
                <w:t>图</w:t>
              </w:r>
              <w:r w:rsidRPr="007F2A2E">
                <w:rPr>
                  <w:sz w:val="21"/>
                  <w:szCs w:val="21"/>
                  <w:rPrChange w:id="301" w:author="涛 龙" w:date="2026-05-07T20:51:00Z">
                    <w:rPr/>
                  </w:rPrChange>
                </w:rPr>
                <w:t>5-6</w:t>
              </w:r>
              <w:r w:rsidRPr="007F2A2E">
                <w:rPr>
                  <w:rFonts w:hint="eastAsia"/>
                  <w:sz w:val="21"/>
                  <w:szCs w:val="21"/>
                  <w:rPrChange w:id="302" w:author="涛 龙" w:date="2026-05-07T20:51:00Z">
                    <w:rPr>
                      <w:rFonts w:hint="eastAsia"/>
                    </w:rPr>
                  </w:rPrChange>
                </w:rPr>
                <w:t>检查记录列表页和附件预览</w:t>
              </w:r>
              <w:r w:rsidRPr="007F2A2E">
                <w:rPr>
                  <w:noProof/>
                  <w:sz w:val="21"/>
                  <w:szCs w:val="21"/>
                  <w:rPrChange w:id="303" w:author="涛 龙" w:date="2026-05-07T20:51:00Z">
                    <w:rPr>
                      <w:noProof/>
                    </w:rPr>
                  </w:rPrChange>
                </w:rPr>
                <w:drawing>
                  <wp:anchor distT="0" distB="0" distL="114300" distR="114300" simplePos="0" relativeHeight="251670528" behindDoc="0" locked="0" layoutInCell="1" allowOverlap="1" wp14:anchorId="5DC6274C" wp14:editId="15DE771A">
                    <wp:simplePos x="0" y="0"/>
                    <wp:positionH relativeFrom="column">
                      <wp:posOffset>-65277</wp:posOffset>
                    </wp:positionH>
                    <wp:positionV relativeFrom="paragraph">
                      <wp:posOffset>52397</wp:posOffset>
                    </wp:positionV>
                    <wp:extent cx="5760085" cy="2898140"/>
                    <wp:effectExtent l="0" t="0" r="0" b="0"/>
                    <wp:wrapSquare wrapText="bothSides"/>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898140"/>
                            </a:xfrm>
                            <a:prstGeom prst="rect">
                              <a:avLst/>
                            </a:prstGeom>
                          </pic:spPr>
                        </pic:pic>
                      </a:graphicData>
                    </a:graphic>
                    <wp14:sizeRelH relativeFrom="page">
                      <wp14:pctWidth>0</wp14:pctWidth>
                    </wp14:sizeRelH>
                    <wp14:sizeRelV relativeFrom="page">
                      <wp14:pctHeight>0</wp14:pctHeight>
                    </wp14:sizeRelV>
                  </wp:anchor>
                </w:drawing>
              </w:r>
            </w:ins>
          </w:p>
        </w:tc>
      </w:tr>
    </w:tbl>
    <w:p w14:paraId="3CAB9554" w14:textId="77777777" w:rsidR="0082163A" w:rsidRDefault="0082163A" w:rsidP="0082163A">
      <w:pPr>
        <w:pStyle w:val="3"/>
        <w:ind w:firstLine="480"/>
        <w:rPr>
          <w:ins w:id="304" w:author="涛 龙" w:date="2026-05-07T11:57:00Z"/>
        </w:rPr>
        <w:pPrChange w:id="305" w:author="涛 龙" w:date="2026-05-08T13:21:00Z">
          <w:pPr>
            <w:pStyle w:val="af0"/>
          </w:pPr>
        </w:pPrChange>
      </w:pPr>
      <w:bookmarkStart w:id="306" w:name="_Toc229127920"/>
      <w:ins w:id="307" w:author="涛 龙" w:date="2026-05-07T11:57:00Z">
        <w:r>
          <w:rPr>
            <w:rFonts w:hint="eastAsia"/>
          </w:rPr>
          <w:t>X</w:t>
        </w:r>
        <w:r>
          <w:t>ML</w:t>
        </w:r>
        <w:r>
          <w:rPr>
            <w:rFonts w:hint="eastAsia"/>
          </w:rPr>
          <w:t>解析导入设计</w:t>
        </w:r>
        <w:bookmarkEnd w:id="306"/>
      </w:ins>
    </w:p>
    <w:p w14:paraId="1D8C9D58" w14:textId="77777777" w:rsidR="0082163A" w:rsidRPr="00366586" w:rsidRDefault="0082163A" w:rsidP="0082163A">
      <w:pPr>
        <w:pStyle w:val="ae"/>
        <w:ind w:firstLine="480"/>
        <w:rPr>
          <w:ins w:id="308" w:author="涛 龙" w:date="2026-05-07T11:57:00Z"/>
        </w:rPr>
      </w:pPr>
      <w:ins w:id="309" w:author="涛 龙" w:date="2026-05-07T11:57:00Z">
        <w:r w:rsidRPr="00366586">
          <w:rPr>
            <w:rFonts w:hint="eastAsia"/>
          </w:rPr>
          <w:t>XML</w:t>
        </w:r>
        <w:r w:rsidRPr="00366586">
          <w:rPr>
            <w:rFonts w:hint="eastAsia"/>
          </w:rPr>
          <w:t>导入与</w:t>
        </w:r>
        <w:r w:rsidRPr="00366586">
          <w:rPr>
            <w:rFonts w:hint="eastAsia"/>
          </w:rPr>
          <w:t>Excel</w:t>
        </w:r>
        <w:r w:rsidRPr="00366586">
          <w:rPr>
            <w:rFonts w:hint="eastAsia"/>
          </w:rPr>
          <w:t>导入共享同一套外围流程（上传→解析→校验→写入→报告），区别仅在解析方式。图</w:t>
        </w:r>
        <w:r w:rsidRPr="00366586">
          <w:rPr>
            <w:rFonts w:hint="eastAsia"/>
          </w:rPr>
          <w:t>5-</w:t>
        </w:r>
      </w:ins>
      <w:ins w:id="310" w:author="涛 龙" w:date="2026-05-07T20:51:00Z">
        <w:r>
          <w:t>7</w:t>
        </w:r>
      </w:ins>
      <w:ins w:id="311" w:author="涛 龙" w:date="2026-05-07T11:57:00Z">
        <w:r w:rsidRPr="00366586">
          <w:rPr>
            <w:rFonts w:hint="eastAsia"/>
          </w:rPr>
          <w:t>展示了五种</w:t>
        </w:r>
        <w:r w:rsidRPr="00366586">
          <w:rPr>
            <w:rFonts w:hint="eastAsia"/>
          </w:rPr>
          <w:t>XML</w:t>
        </w:r>
        <w:proofErr w:type="gramStart"/>
        <w:r w:rsidRPr="00366586">
          <w:rPr>
            <w:rFonts w:hint="eastAsia"/>
          </w:rPr>
          <w:t>解析器统一</w:t>
        </w:r>
        <w:proofErr w:type="gramEnd"/>
        <w:r w:rsidRPr="00366586">
          <w:rPr>
            <w:rFonts w:hint="eastAsia"/>
          </w:rPr>
          <w:t>继承自</w:t>
        </w:r>
        <w:proofErr w:type="spellStart"/>
        <w:r w:rsidRPr="00366586">
          <w:rPr>
            <w:rFonts w:hint="eastAsia"/>
          </w:rPr>
          <w:t>AbstractXmlParser</w:t>
        </w:r>
        <w:proofErr w:type="spellEnd"/>
        <w:proofErr w:type="gramStart"/>
        <w:r w:rsidRPr="00366586">
          <w:rPr>
            <w:rFonts w:hint="eastAsia"/>
          </w:rPr>
          <w:t>基类的</w:t>
        </w:r>
        <w:proofErr w:type="gramEnd"/>
        <w:r w:rsidRPr="00366586">
          <w:rPr>
            <w:rFonts w:hint="eastAsia"/>
          </w:rPr>
          <w:t>继承关系。</w:t>
        </w:r>
      </w:ins>
    </w:p>
    <w:tbl>
      <w:tblPr>
        <w:tblStyle w:val="ad"/>
        <w:tblW w:w="0" w:type="auto"/>
        <w:tblLook w:val="04A0" w:firstRow="1" w:lastRow="0" w:firstColumn="1" w:lastColumn="0" w:noHBand="0" w:noVBand="1"/>
        <w:tblPrChange w:id="312" w:author="涛 龙" w:date="2026-05-08T12:28:00Z">
          <w:tblPr>
            <w:tblStyle w:val="ad"/>
            <w:tblW w:w="0" w:type="auto"/>
            <w:tblLook w:val="04A0" w:firstRow="1" w:lastRow="0" w:firstColumn="1" w:lastColumn="0" w:noHBand="0" w:noVBand="1"/>
          </w:tblPr>
        </w:tblPrChange>
      </w:tblPr>
      <w:tblGrid>
        <w:gridCol w:w="8296"/>
        <w:tblGridChange w:id="313">
          <w:tblGrid>
            <w:gridCol w:w="9061"/>
          </w:tblGrid>
        </w:tblGridChange>
      </w:tblGrid>
      <w:tr w:rsidR="0082163A" w14:paraId="5D2E4AD2" w14:textId="77777777" w:rsidTr="00B36260">
        <w:trPr>
          <w:ins w:id="314" w:author="涛 龙" w:date="2026-05-07T11:57:00Z"/>
        </w:trPr>
        <w:tc>
          <w:tcPr>
            <w:tcW w:w="9061" w:type="dxa"/>
            <w:tcPrChange w:id="315" w:author="涛 龙" w:date="2026-05-08T12:28:00Z">
              <w:tcPr>
                <w:tcW w:w="9061" w:type="dxa"/>
              </w:tcPr>
            </w:tcPrChange>
          </w:tcPr>
          <w:p w14:paraId="367D0D0A" w14:textId="77777777" w:rsidR="0082163A" w:rsidRDefault="0082163A" w:rsidP="00B36260">
            <w:pPr>
              <w:pStyle w:val="ae"/>
              <w:ind w:firstLine="480"/>
              <w:jc w:val="center"/>
              <w:rPr>
                <w:ins w:id="316" w:author="涛 龙" w:date="2026-05-07T13:45:00Z"/>
              </w:rPr>
            </w:pPr>
            <w:commentRangeStart w:id="317"/>
            <w:ins w:id="318" w:author="涛 龙" w:date="2026-05-07T13:45:00Z">
              <w:r w:rsidRPr="005F0252">
                <w:rPr>
                  <w:noProof/>
                </w:rPr>
                <w:drawing>
                  <wp:anchor distT="0" distB="0" distL="114300" distR="114300" simplePos="0" relativeHeight="251668480" behindDoc="0" locked="0" layoutInCell="1" allowOverlap="1" wp14:anchorId="128BCC35" wp14:editId="1825C3BB">
                    <wp:simplePos x="0" y="0"/>
                    <wp:positionH relativeFrom="column">
                      <wp:posOffset>-65405</wp:posOffset>
                    </wp:positionH>
                    <wp:positionV relativeFrom="paragraph">
                      <wp:posOffset>256540</wp:posOffset>
                    </wp:positionV>
                    <wp:extent cx="5760085" cy="2667000"/>
                    <wp:effectExtent l="0" t="0" r="0" b="0"/>
                    <wp:wrapSquare wrapText="bothSides"/>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2667000"/>
                            </a:xfrm>
                            <a:prstGeom prst="rect">
                              <a:avLst/>
                            </a:prstGeom>
                            <a:noFill/>
                            <a:ln>
                              <a:noFill/>
                            </a:ln>
                          </pic:spPr>
                        </pic:pic>
                      </a:graphicData>
                    </a:graphic>
                    <wp14:sizeRelH relativeFrom="page">
                      <wp14:pctWidth>0</wp14:pctWidth>
                    </wp14:sizeRelH>
                    <wp14:sizeRelV relativeFrom="page">
                      <wp14:pctHeight>0</wp14:pctHeight>
                    </wp14:sizeRelV>
                  </wp:anchor>
                </w:drawing>
              </w:r>
            </w:ins>
            <w:commentRangeEnd w:id="317"/>
            <w:r>
              <w:rPr>
                <w:rStyle w:val="af4"/>
              </w:rPr>
              <w:commentReference w:id="317"/>
            </w:r>
          </w:p>
          <w:p w14:paraId="766A0AD3" w14:textId="77777777" w:rsidR="0082163A" w:rsidRPr="00E65192" w:rsidRDefault="0082163A" w:rsidP="00B36260">
            <w:pPr>
              <w:pStyle w:val="ae"/>
              <w:ind w:firstLine="420"/>
              <w:jc w:val="center"/>
              <w:rPr>
                <w:ins w:id="319" w:author="涛 龙" w:date="2026-05-07T11:57:00Z"/>
                <w:sz w:val="21"/>
                <w:szCs w:val="21"/>
                <w:rPrChange w:id="320" w:author="涛 龙" w:date="2026-05-07T20:37:00Z">
                  <w:rPr>
                    <w:ins w:id="321" w:author="涛 龙" w:date="2026-05-07T11:57:00Z"/>
                  </w:rPr>
                </w:rPrChange>
              </w:rPr>
              <w:pPrChange w:id="322" w:author="涛 龙" w:date="2026-05-07T12:28:00Z">
                <w:pPr>
                  <w:pStyle w:val="ae"/>
                </w:pPr>
              </w:pPrChange>
            </w:pPr>
            <w:ins w:id="323" w:author="涛 龙" w:date="2026-05-07T11:57:00Z">
              <w:r w:rsidRPr="00E65192">
                <w:rPr>
                  <w:rFonts w:hint="eastAsia"/>
                  <w:sz w:val="21"/>
                  <w:szCs w:val="21"/>
                  <w:rPrChange w:id="324" w:author="涛 龙" w:date="2026-05-07T20:37:00Z">
                    <w:rPr>
                      <w:rFonts w:hint="eastAsia"/>
                    </w:rPr>
                  </w:rPrChange>
                </w:rPr>
                <w:t>图</w:t>
              </w:r>
              <w:r w:rsidRPr="00E65192">
                <w:rPr>
                  <w:sz w:val="21"/>
                  <w:szCs w:val="21"/>
                  <w:rPrChange w:id="325" w:author="涛 龙" w:date="2026-05-07T20:37:00Z">
                    <w:rPr/>
                  </w:rPrChange>
                </w:rPr>
                <w:t>5-</w:t>
              </w:r>
            </w:ins>
            <w:ins w:id="326" w:author="涛 龙" w:date="2026-05-07T20:51:00Z">
              <w:r>
                <w:rPr>
                  <w:sz w:val="21"/>
                  <w:szCs w:val="21"/>
                </w:rPr>
                <w:t>7</w:t>
              </w:r>
            </w:ins>
            <w:ins w:id="327" w:author="涛 龙" w:date="2026-05-07T20:37:00Z">
              <w:r>
                <w:rPr>
                  <w:sz w:val="21"/>
                  <w:szCs w:val="21"/>
                </w:rPr>
                <w:t xml:space="preserve"> </w:t>
              </w:r>
            </w:ins>
            <w:ins w:id="328" w:author="涛 龙" w:date="2026-05-07T11:57:00Z">
              <w:r w:rsidRPr="00E65192">
                <w:rPr>
                  <w:sz w:val="21"/>
                  <w:szCs w:val="21"/>
                  <w:rPrChange w:id="329" w:author="涛 龙" w:date="2026-05-07T20:37:00Z">
                    <w:rPr/>
                  </w:rPrChange>
                </w:rPr>
                <w:t>XML</w:t>
              </w:r>
              <w:proofErr w:type="gramStart"/>
              <w:r w:rsidRPr="00E65192">
                <w:rPr>
                  <w:rFonts w:hint="eastAsia"/>
                  <w:sz w:val="21"/>
                  <w:szCs w:val="21"/>
                  <w:rPrChange w:id="330" w:author="涛 龙" w:date="2026-05-07T20:37:00Z">
                    <w:rPr>
                      <w:rFonts w:hint="eastAsia"/>
                    </w:rPr>
                  </w:rPrChange>
                </w:rPr>
                <w:t>解析器</w:t>
              </w:r>
              <w:proofErr w:type="gramEnd"/>
              <w:r w:rsidRPr="00E65192">
                <w:rPr>
                  <w:rFonts w:hint="eastAsia"/>
                  <w:sz w:val="21"/>
                  <w:szCs w:val="21"/>
                  <w:rPrChange w:id="331" w:author="涛 龙" w:date="2026-05-07T20:37:00Z">
                    <w:rPr>
                      <w:rFonts w:hint="eastAsia"/>
                    </w:rPr>
                  </w:rPrChange>
                </w:rPr>
                <w:t>类图</w:t>
              </w:r>
            </w:ins>
          </w:p>
        </w:tc>
      </w:tr>
    </w:tbl>
    <w:p w14:paraId="53F93207" w14:textId="77777777" w:rsidR="0082163A" w:rsidRDefault="0082163A" w:rsidP="0082163A">
      <w:pPr>
        <w:pStyle w:val="ae"/>
        <w:ind w:firstLine="480"/>
        <w:rPr>
          <w:ins w:id="332" w:author="涛 龙" w:date="2026-05-07T11:57:00Z"/>
        </w:rPr>
      </w:pPr>
      <w:ins w:id="333" w:author="涛 龙" w:date="2026-05-07T11:57:00Z">
        <w:r>
          <w:t>图</w:t>
        </w:r>
        <w:r>
          <w:t>5-</w:t>
        </w:r>
      </w:ins>
      <w:ins w:id="334" w:author="涛 龙" w:date="2026-05-07T20:51:00Z">
        <w:r>
          <w:t>7</w:t>
        </w:r>
      </w:ins>
      <w:ins w:id="335" w:author="涛 龙" w:date="2026-05-07T11:57:00Z">
        <w:r>
          <w:t>很清晰地表示了各种类型</w:t>
        </w:r>
        <w:proofErr w:type="gramStart"/>
        <w:r>
          <w:t>解析器</w:t>
        </w:r>
        <w:proofErr w:type="gramEnd"/>
        <w:r>
          <w:t>的共有逻辑与差异逻辑的分布：日期兼容解析和路径查询方法</w:t>
        </w:r>
        <w:proofErr w:type="gramStart"/>
        <w:r>
          <w:t>放在基类里</w:t>
        </w:r>
        <w:proofErr w:type="gramEnd"/>
        <w:r>
          <w:t>共用，每种类型自己做的只是实现</w:t>
        </w:r>
        <w:proofErr w:type="spellStart"/>
        <w:r>
          <w:t>parseRecords</w:t>
        </w:r>
        <w:proofErr w:type="spellEnd"/>
        <w:r>
          <w:t>这个抽象方法</w:t>
        </w:r>
        <w:r>
          <w:t>——</w:t>
        </w:r>
        <w:r>
          <w:t>遍历</w:t>
        </w:r>
        <w:r>
          <w:t>XML</w:t>
        </w:r>
        <w:r>
          <w:t>的节点树，按自己的路径映射把节点</w:t>
        </w:r>
        <w:r>
          <w:lastRenderedPageBreak/>
          <w:t>内容填入实体对象。</w:t>
        </w:r>
        <w:proofErr w:type="spellStart"/>
        <w:r>
          <w:t>LabXmlParser</w:t>
        </w:r>
        <w:proofErr w:type="spellEnd"/>
        <w:r>
          <w:t>比另外四种多了一个</w:t>
        </w:r>
        <w:proofErr w:type="spellStart"/>
        <w:r>
          <w:t>resolveItemId</w:t>
        </w:r>
        <w:proofErr w:type="spellEnd"/>
        <w:r>
          <w:t>私有方法，负责把</w:t>
        </w:r>
        <w:r>
          <w:t>XML</w:t>
        </w:r>
        <w:r>
          <w:t>中的检验项目外部代码通过两次匹配（先按项目代码匹配，匹配不到再按项目名称匹配）转换为系统内部的</w:t>
        </w:r>
        <w:proofErr w:type="spellStart"/>
        <w:r>
          <w:t>itemId</w:t>
        </w:r>
        <w:proofErr w:type="spellEnd"/>
        <w:r>
          <w:t>，如果字典表里都找不到，就抛出异常并指明是第几条记录的哪个字段出了问题。</w:t>
        </w:r>
      </w:ins>
    </w:p>
    <w:p w14:paraId="1A012B49" w14:textId="77777777" w:rsidR="0082163A" w:rsidRPr="00366586" w:rsidRDefault="0082163A" w:rsidP="0082163A">
      <w:pPr>
        <w:pStyle w:val="ae"/>
        <w:ind w:firstLine="480"/>
        <w:rPr>
          <w:ins w:id="336" w:author="涛 龙" w:date="2026-05-07T11:57:00Z"/>
        </w:rPr>
      </w:pPr>
      <w:ins w:id="337" w:author="涛 龙" w:date="2026-05-07T11:57:00Z">
        <w:r>
          <w:t>XML</w:t>
        </w:r>
        <w:r>
          <w:t>解析流程如图</w:t>
        </w:r>
        <w:r>
          <w:t>5-</w:t>
        </w:r>
      </w:ins>
      <w:ins w:id="338" w:author="涛 龙" w:date="2026-05-07T20:51:00Z">
        <w:r>
          <w:t>8</w:t>
        </w:r>
      </w:ins>
      <w:ins w:id="339" w:author="涛 龙" w:date="2026-05-07T11:57:00Z">
        <w:r>
          <w:t>所示。</w:t>
        </w:r>
      </w:ins>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40" w:author="涛 龙" w:date="2026-05-08T12:28:00Z">
          <w:tblPr>
            <w:tblStyle w:val="ad"/>
            <w:tblW w:w="0" w:type="auto"/>
            <w:tblLook w:val="04A0" w:firstRow="1" w:lastRow="0" w:firstColumn="1" w:lastColumn="0" w:noHBand="0" w:noVBand="1"/>
          </w:tblPr>
        </w:tblPrChange>
      </w:tblPr>
      <w:tblGrid>
        <w:gridCol w:w="8306"/>
        <w:tblGridChange w:id="341">
          <w:tblGrid>
            <w:gridCol w:w="9061"/>
          </w:tblGrid>
        </w:tblGridChange>
      </w:tblGrid>
      <w:tr w:rsidR="0082163A" w14:paraId="519F4291" w14:textId="77777777" w:rsidTr="00B36260">
        <w:trPr>
          <w:ins w:id="342" w:author="涛 龙" w:date="2026-05-07T11:57:00Z"/>
        </w:trPr>
        <w:tc>
          <w:tcPr>
            <w:tcW w:w="9061" w:type="dxa"/>
            <w:tcPrChange w:id="343" w:author="涛 龙" w:date="2026-05-08T12:28:00Z">
              <w:tcPr>
                <w:tcW w:w="9061" w:type="dxa"/>
              </w:tcPr>
            </w:tcPrChange>
          </w:tcPr>
          <w:p w14:paraId="39E642D9" w14:textId="77777777" w:rsidR="0082163A" w:rsidRDefault="0082163A" w:rsidP="00B36260">
            <w:pPr>
              <w:pStyle w:val="ae"/>
              <w:ind w:firstLine="480"/>
              <w:rPr>
                <w:ins w:id="344" w:author="涛 龙" w:date="2026-05-07T11:57:00Z"/>
              </w:rPr>
            </w:pPr>
            <w:ins w:id="345" w:author="涛 龙" w:date="2026-05-07T11:57:00Z">
              <w:r w:rsidRPr="005F0252">
                <w:rPr>
                  <w:noProof/>
                </w:rPr>
                <w:drawing>
                  <wp:anchor distT="0" distB="0" distL="114300" distR="114300" simplePos="0" relativeHeight="251667456" behindDoc="0" locked="0" layoutInCell="1" allowOverlap="1" wp14:anchorId="7BD2926E" wp14:editId="58487A53">
                    <wp:simplePos x="0" y="0"/>
                    <wp:positionH relativeFrom="column">
                      <wp:posOffset>1553845</wp:posOffset>
                    </wp:positionH>
                    <wp:positionV relativeFrom="paragraph">
                      <wp:posOffset>0</wp:posOffset>
                    </wp:positionV>
                    <wp:extent cx="2198370" cy="5533390"/>
                    <wp:effectExtent l="0" t="0" r="0" b="0"/>
                    <wp:wrapSquare wrapText="bothSides"/>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8370" cy="5533390"/>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bl>
    <w:p w14:paraId="65C9964E" w14:textId="77777777" w:rsidR="0082163A" w:rsidRDefault="0082163A" w:rsidP="0082163A">
      <w:pPr>
        <w:pStyle w:val="ae"/>
        <w:ind w:firstLine="420"/>
        <w:jc w:val="center"/>
        <w:rPr>
          <w:ins w:id="346" w:author="涛 龙" w:date="2026-05-07T20:52:00Z"/>
          <w:sz w:val="21"/>
          <w:szCs w:val="21"/>
        </w:rPr>
      </w:pPr>
      <w:ins w:id="347" w:author="涛 龙" w:date="2026-05-07T11:57:00Z">
        <w:r w:rsidRPr="00E65192">
          <w:rPr>
            <w:rFonts w:hint="eastAsia"/>
            <w:sz w:val="21"/>
            <w:szCs w:val="21"/>
            <w:rPrChange w:id="348" w:author="涛 龙" w:date="2026-05-07T20:37:00Z">
              <w:rPr>
                <w:rFonts w:hint="eastAsia"/>
              </w:rPr>
            </w:rPrChange>
          </w:rPr>
          <w:t>图</w:t>
        </w:r>
        <w:r w:rsidRPr="00E65192">
          <w:rPr>
            <w:sz w:val="21"/>
            <w:szCs w:val="21"/>
            <w:rPrChange w:id="349" w:author="涛 龙" w:date="2026-05-07T20:37:00Z">
              <w:rPr/>
            </w:rPrChange>
          </w:rPr>
          <w:t>5-</w:t>
        </w:r>
      </w:ins>
      <w:ins w:id="350" w:author="涛 龙" w:date="2026-05-07T20:51:00Z">
        <w:r>
          <w:rPr>
            <w:sz w:val="21"/>
            <w:szCs w:val="21"/>
          </w:rPr>
          <w:t>8</w:t>
        </w:r>
      </w:ins>
      <w:ins w:id="351" w:author="涛 龙" w:date="2026-05-07T20:37:00Z">
        <w:r w:rsidRPr="00E65192">
          <w:rPr>
            <w:sz w:val="21"/>
            <w:szCs w:val="21"/>
            <w:rPrChange w:id="352" w:author="涛 龙" w:date="2026-05-07T20:37:00Z">
              <w:rPr/>
            </w:rPrChange>
          </w:rPr>
          <w:t xml:space="preserve"> </w:t>
        </w:r>
      </w:ins>
      <w:ins w:id="353" w:author="涛 龙" w:date="2026-05-07T11:57:00Z">
        <w:r w:rsidRPr="00E65192">
          <w:rPr>
            <w:sz w:val="21"/>
            <w:szCs w:val="21"/>
            <w:rPrChange w:id="354" w:author="涛 龙" w:date="2026-05-07T20:37:00Z">
              <w:rPr/>
            </w:rPrChange>
          </w:rPr>
          <w:t>XML</w:t>
        </w:r>
        <w:r w:rsidRPr="00E65192">
          <w:rPr>
            <w:rFonts w:hint="eastAsia"/>
            <w:sz w:val="21"/>
            <w:szCs w:val="21"/>
            <w:rPrChange w:id="355" w:author="涛 龙" w:date="2026-05-07T20:37:00Z">
              <w:rPr>
                <w:rFonts w:hint="eastAsia"/>
              </w:rPr>
            </w:rPrChange>
          </w:rPr>
          <w:t>解析导入</w:t>
        </w:r>
      </w:ins>
      <w:ins w:id="356" w:author="涛 龙" w:date="2026-05-08T13:24:00Z">
        <w:r>
          <w:rPr>
            <w:rFonts w:hint="eastAsia"/>
            <w:sz w:val="21"/>
            <w:szCs w:val="21"/>
          </w:rPr>
          <w:t>流程</w:t>
        </w:r>
      </w:ins>
      <w:ins w:id="357" w:author="涛 龙" w:date="2026-05-07T11:57:00Z">
        <w:r w:rsidRPr="00E65192">
          <w:rPr>
            <w:rFonts w:hint="eastAsia"/>
            <w:sz w:val="21"/>
            <w:szCs w:val="21"/>
            <w:rPrChange w:id="358" w:author="涛 龙" w:date="2026-05-07T20:37:00Z">
              <w:rPr>
                <w:rFonts w:hint="eastAsia"/>
              </w:rPr>
            </w:rPrChange>
          </w:rPr>
          <w:t>图</w:t>
        </w:r>
      </w:ins>
      <w:del w:id="359" w:author="涛 龙" w:date="2026-05-07T20:52:00Z">
        <w:r w:rsidDel="007F2A2E">
          <w:rPr>
            <w:rFonts w:hint="eastAsia"/>
          </w:rPr>
          <w:delText>表格</w:delText>
        </w:r>
        <w:r w:rsidDel="007F2A2E">
          <w:rPr>
            <w:rFonts w:hint="eastAsia"/>
          </w:rPr>
          <w:delText xml:space="preserve"> </w:delText>
        </w:r>
        <w:r w:rsidDel="007F2A2E">
          <w:fldChar w:fldCharType="begin"/>
        </w:r>
        <w:r w:rsidDel="007F2A2E">
          <w:delInstrText xml:space="preserve"> </w:delInstrText>
        </w:r>
        <w:r w:rsidDel="007F2A2E">
          <w:rPr>
            <w:rFonts w:hint="eastAsia"/>
          </w:rPr>
          <w:delInstrText xml:space="preserve">SEQ </w:delInstrText>
        </w:r>
        <w:r w:rsidDel="007F2A2E">
          <w:rPr>
            <w:rFonts w:hint="eastAsia"/>
          </w:rPr>
          <w:delInstrText>表格</w:delInstrText>
        </w:r>
        <w:r w:rsidDel="007F2A2E">
          <w:rPr>
            <w:rFonts w:hint="eastAsia"/>
          </w:rPr>
          <w:delInstrText xml:space="preserve"> \* ARABIC</w:delInstrText>
        </w:r>
        <w:r w:rsidDel="007F2A2E">
          <w:delInstrText xml:space="preserve"> </w:delInstrText>
        </w:r>
        <w:r w:rsidDel="007F2A2E">
          <w:fldChar w:fldCharType="separate"/>
        </w:r>
        <w:r w:rsidDel="007F2A2E">
          <w:rPr>
            <w:noProof/>
          </w:rPr>
          <w:delText>1</w:delText>
        </w:r>
        <w:r w:rsidDel="007F2A2E">
          <w:fldChar w:fldCharType="end"/>
        </w:r>
      </w:del>
    </w:p>
    <w:p w14:paraId="0198222E" w14:textId="77777777" w:rsidR="0082163A" w:rsidRPr="0055071D" w:rsidRDefault="0082163A" w:rsidP="0082163A">
      <w:pPr>
        <w:pStyle w:val="ae"/>
        <w:ind w:firstLine="480"/>
        <w:pPrChange w:id="360" w:author="涛 龙" w:date="2026-05-07T20:52:00Z">
          <w:pPr>
            <w:pStyle w:val="aa"/>
            <w:keepNext/>
          </w:pPr>
        </w:pPrChange>
      </w:pPr>
      <w:ins w:id="361" w:author="涛 龙" w:date="2026-05-07T20:53:00Z">
        <w:r w:rsidRPr="00366586">
          <w:rPr>
            <w:rFonts w:hint="eastAsia"/>
          </w:rPr>
          <w:t>XML</w:t>
        </w:r>
        <w:r w:rsidRPr="00366586">
          <w:rPr>
            <w:rFonts w:hint="eastAsia"/>
          </w:rPr>
          <w:t>文件上</w:t>
        </w:r>
        <w:proofErr w:type="gramStart"/>
        <w:r w:rsidRPr="00366586">
          <w:rPr>
            <w:rFonts w:hint="eastAsia"/>
          </w:rPr>
          <w:t>传</w:t>
        </w:r>
        <w:r>
          <w:rPr>
            <w:rFonts w:hint="eastAsia"/>
          </w:rPr>
          <w:t>结果</w:t>
        </w:r>
        <w:proofErr w:type="gramEnd"/>
        <w:r>
          <w:rPr>
            <w:rFonts w:hint="eastAsia"/>
          </w:rPr>
          <w:t>展示实现效果如图</w:t>
        </w:r>
        <w:r>
          <w:rPr>
            <w:rFonts w:hint="eastAsia"/>
          </w:rPr>
          <w:t>5-</w:t>
        </w:r>
        <w:r>
          <w:t>9</w:t>
        </w:r>
        <w:r>
          <w:rPr>
            <w:rFonts w:hint="eastAsia"/>
          </w:rPr>
          <w:t>所示。</w:t>
        </w:r>
      </w:ins>
    </w:p>
    <w:tbl>
      <w:tblPr>
        <w:tblStyle w:val="ad"/>
        <w:tblW w:w="0" w:type="auto"/>
        <w:tblLook w:val="04A0" w:firstRow="1" w:lastRow="0" w:firstColumn="1" w:lastColumn="0" w:noHBand="0" w:noVBand="1"/>
        <w:tblPrChange w:id="362" w:author="涛 龙" w:date="2026-05-08T12:28:00Z">
          <w:tblPr>
            <w:tblStyle w:val="ad"/>
            <w:tblW w:w="0" w:type="auto"/>
            <w:tblLook w:val="04A0" w:firstRow="1" w:lastRow="0" w:firstColumn="1" w:lastColumn="0" w:noHBand="0" w:noVBand="1"/>
          </w:tblPr>
        </w:tblPrChange>
      </w:tblPr>
      <w:tblGrid>
        <w:gridCol w:w="8296"/>
        <w:tblGridChange w:id="363">
          <w:tblGrid>
            <w:gridCol w:w="9061"/>
          </w:tblGrid>
        </w:tblGridChange>
      </w:tblGrid>
      <w:tr w:rsidR="0082163A" w14:paraId="4840B944" w14:textId="77777777" w:rsidTr="00B36260">
        <w:trPr>
          <w:ins w:id="364" w:author="涛 龙" w:date="2026-05-07T20:52:00Z"/>
        </w:trPr>
        <w:tc>
          <w:tcPr>
            <w:tcW w:w="9061" w:type="dxa"/>
            <w:tcPrChange w:id="365" w:author="涛 龙" w:date="2026-05-08T12:28:00Z">
              <w:tcPr>
                <w:tcW w:w="9061" w:type="dxa"/>
              </w:tcPr>
            </w:tcPrChange>
          </w:tcPr>
          <w:p w14:paraId="4463EB25" w14:textId="77777777" w:rsidR="0082163A" w:rsidRPr="009B7548" w:rsidRDefault="0082163A" w:rsidP="00B36260">
            <w:pPr>
              <w:pStyle w:val="ae"/>
              <w:ind w:firstLine="420"/>
              <w:jc w:val="center"/>
              <w:rPr>
                <w:ins w:id="366" w:author="涛 龙" w:date="2026-05-07T20:52:00Z"/>
                <w:sz w:val="21"/>
                <w:szCs w:val="21"/>
              </w:rPr>
              <w:pPrChange w:id="367" w:author="涛 龙" w:date="2026-05-07T20:52:00Z">
                <w:pPr>
                  <w:pStyle w:val="ae"/>
                </w:pPr>
              </w:pPrChange>
            </w:pPr>
            <w:ins w:id="368" w:author="涛 龙" w:date="2026-05-07T20:52:00Z">
              <w:r w:rsidRPr="009B7548">
                <w:rPr>
                  <w:rFonts w:hint="eastAsia"/>
                  <w:sz w:val="21"/>
                  <w:szCs w:val="21"/>
                  <w:rPrChange w:id="369" w:author="涛 龙" w:date="2026-05-08T12:28:00Z">
                    <w:rPr>
                      <w:rFonts w:hint="eastAsia"/>
                    </w:rPr>
                  </w:rPrChange>
                </w:rPr>
                <w:lastRenderedPageBreak/>
                <w:t>图</w:t>
              </w:r>
              <w:r w:rsidRPr="009B7548">
                <w:rPr>
                  <w:sz w:val="21"/>
                  <w:szCs w:val="21"/>
                  <w:rPrChange w:id="370" w:author="涛 龙" w:date="2026-05-08T12:28:00Z">
                    <w:rPr/>
                  </w:rPrChange>
                </w:rPr>
                <w:t>5-9 XML</w:t>
              </w:r>
              <w:r w:rsidRPr="009B7548">
                <w:rPr>
                  <w:rFonts w:hint="eastAsia"/>
                  <w:sz w:val="21"/>
                  <w:szCs w:val="21"/>
                  <w:rPrChange w:id="371" w:author="涛 龙" w:date="2026-05-08T12:28:00Z">
                    <w:rPr>
                      <w:rFonts w:hint="eastAsia"/>
                    </w:rPr>
                  </w:rPrChange>
                </w:rPr>
                <w:t>文件上传</w:t>
              </w:r>
              <w:r w:rsidRPr="007E1D2E">
                <w:rPr>
                  <w:noProof/>
                  <w:sz w:val="21"/>
                  <w:szCs w:val="21"/>
                </w:rPr>
                <w:drawing>
                  <wp:anchor distT="0" distB="0" distL="114300" distR="114300" simplePos="0" relativeHeight="251671552" behindDoc="0" locked="0" layoutInCell="1" allowOverlap="1" wp14:anchorId="6F899F6F" wp14:editId="0DB66B00">
                    <wp:simplePos x="0" y="0"/>
                    <wp:positionH relativeFrom="column">
                      <wp:posOffset>-65016</wp:posOffset>
                    </wp:positionH>
                    <wp:positionV relativeFrom="paragraph">
                      <wp:posOffset>25642</wp:posOffset>
                    </wp:positionV>
                    <wp:extent cx="5760085" cy="2821940"/>
                    <wp:effectExtent l="0" t="0" r="0" b="0"/>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2821940"/>
                            </a:xfrm>
                            <a:prstGeom prst="rect">
                              <a:avLst/>
                            </a:prstGeom>
                          </pic:spPr>
                        </pic:pic>
                      </a:graphicData>
                    </a:graphic>
                    <wp14:sizeRelH relativeFrom="page">
                      <wp14:pctWidth>0</wp14:pctWidth>
                    </wp14:sizeRelH>
                    <wp14:sizeRelV relativeFrom="page">
                      <wp14:pctHeight>0</wp14:pctHeight>
                    </wp14:sizeRelV>
                  </wp:anchor>
                </w:drawing>
              </w:r>
            </w:ins>
          </w:p>
        </w:tc>
      </w:tr>
    </w:tbl>
    <w:p w14:paraId="76104E4D" w14:textId="77777777" w:rsidR="0082163A" w:rsidRPr="00D0647C" w:rsidDel="0062380D" w:rsidRDefault="0082163A" w:rsidP="0082163A">
      <w:pPr>
        <w:pStyle w:val="3"/>
        <w:ind w:firstLine="480"/>
        <w:rPr>
          <w:del w:id="372" w:author="涛 龙" w:date="2026-05-08T13:21:00Z"/>
          <w:rStyle w:val="md-plain"/>
          <w:sz w:val="21"/>
        </w:rPr>
        <w:pPrChange w:id="373" w:author="涛 龙" w:date="2026-05-08T13:21:00Z">
          <w:pPr>
            <w:pStyle w:val="ae"/>
          </w:pPr>
        </w:pPrChange>
      </w:pPr>
    </w:p>
    <w:p w14:paraId="6A98CFB0" w14:textId="77777777" w:rsidR="0082163A" w:rsidRDefault="0082163A" w:rsidP="0082163A">
      <w:pPr>
        <w:pStyle w:val="3"/>
        <w:ind w:firstLine="480"/>
        <w:rPr>
          <w:ins w:id="374" w:author="涛 龙" w:date="2026-05-06T15:49:00Z"/>
        </w:rPr>
        <w:pPrChange w:id="375" w:author="涛 龙" w:date="2026-05-08T13:21:00Z">
          <w:pPr>
            <w:pStyle w:val="af0"/>
          </w:pPr>
        </w:pPrChange>
      </w:pPr>
      <w:del w:id="376" w:author="涛 龙" w:date="2026-05-06T15:49:00Z">
        <w:r w:rsidDel="005C4466">
          <w:rPr>
            <w:rFonts w:hint="eastAsia"/>
          </w:rPr>
          <w:delText>基于</w:delText>
        </w:r>
        <w:r w:rsidDel="005C4466">
          <w:rPr>
            <w:rFonts w:hint="eastAsia"/>
          </w:rPr>
          <w:delText>AOP</w:delText>
        </w:r>
        <w:r w:rsidDel="005C4466">
          <w:rPr>
            <w:rFonts w:hint="eastAsia"/>
          </w:rPr>
          <w:delText>的操作日志审计</w:delText>
        </w:r>
      </w:del>
      <w:bookmarkStart w:id="377" w:name="_Toc229127921"/>
      <w:ins w:id="378" w:author="涛 龙" w:date="2026-05-06T15:49:00Z">
        <w:r>
          <w:rPr>
            <w:rFonts w:hint="eastAsia"/>
          </w:rPr>
          <w:t>检</w:t>
        </w:r>
      </w:ins>
      <w:r>
        <w:rPr>
          <w:rFonts w:hint="eastAsia"/>
        </w:rPr>
        <w:t>验</w:t>
      </w:r>
      <w:ins w:id="379" w:author="涛 龙" w:date="2026-05-06T15:49:00Z">
        <w:r>
          <w:rPr>
            <w:rFonts w:hint="eastAsia"/>
          </w:rPr>
          <w:t>结果管理设计</w:t>
        </w:r>
        <w:bookmarkEnd w:id="377"/>
      </w:ins>
    </w:p>
    <w:p w14:paraId="03648C8D" w14:textId="77777777" w:rsidR="0082163A" w:rsidRPr="007E1D2E" w:rsidRDefault="0082163A" w:rsidP="0082163A">
      <w:pPr>
        <w:pStyle w:val="ae"/>
        <w:ind w:firstLine="480"/>
        <w:pPrChange w:id="380" w:author="涛 龙" w:date="2026-05-06T16:41:00Z">
          <w:pPr>
            <w:pStyle w:val="aa"/>
            <w:keepNext/>
          </w:pPr>
        </w:pPrChange>
      </w:pPr>
      <w:ins w:id="381" w:author="涛 龙" w:date="2026-05-06T16:12:00Z">
        <w:r w:rsidRPr="00A20AE4">
          <w:rPr>
            <w:rFonts w:hint="eastAsia"/>
            <w:rPrChange w:id="382" w:author="涛 龙" w:date="2026-05-06T16:41:00Z">
              <w:rPr>
                <w:rFonts w:ascii="Inter Fallback" w:hAnsi="Inter Fallback" w:hint="eastAsia"/>
                <w:color w:val="171717"/>
                <w:sz w:val="21"/>
                <w:szCs w:val="21"/>
                <w:shd w:val="clear" w:color="auto" w:fill="FCFCFC"/>
              </w:rPr>
            </w:rPrChange>
          </w:rPr>
          <w:t>检验结果的录入是这个模块中最复杂的子功能，因为它不仅要完成基础的入库，还要联动触发统计基准更新和预警评估两条异步链路。图</w:t>
        </w:r>
        <w:r w:rsidRPr="00A20AE4">
          <w:rPr>
            <w:rFonts w:hint="eastAsia"/>
            <w:rPrChange w:id="383" w:author="涛 龙" w:date="2026-05-06T16:41:00Z">
              <w:rPr>
                <w:rFonts w:ascii="Inter Fallback" w:hAnsi="Inter Fallback" w:hint="eastAsia"/>
                <w:color w:val="171717"/>
                <w:sz w:val="21"/>
                <w:szCs w:val="21"/>
                <w:shd w:val="clear" w:color="auto" w:fill="FCFCFC"/>
              </w:rPr>
            </w:rPrChange>
          </w:rPr>
          <w:t>5-</w:t>
        </w:r>
      </w:ins>
      <w:ins w:id="384" w:author="涛 龙" w:date="2026-05-07T20:53:00Z">
        <w:r>
          <w:t>10</w:t>
        </w:r>
      </w:ins>
      <w:ins w:id="385" w:author="涛 龙" w:date="2026-05-06T16:12:00Z">
        <w:r w:rsidRPr="00A20AE4">
          <w:rPr>
            <w:rFonts w:hint="eastAsia"/>
            <w:rPrChange w:id="386" w:author="涛 龙" w:date="2026-05-06T16:41:00Z">
              <w:rPr>
                <w:rFonts w:ascii="Inter Fallback" w:hAnsi="Inter Fallback" w:hint="eastAsia"/>
                <w:color w:val="171717"/>
                <w:sz w:val="21"/>
                <w:szCs w:val="21"/>
                <w:shd w:val="clear" w:color="auto" w:fill="FCFCFC"/>
              </w:rPr>
            </w:rPrChange>
          </w:rPr>
          <w:t>给出了检验结果模块的关键类以及它们之间的依赖关系。</w:t>
        </w:r>
      </w:ins>
      <w:del w:id="387" w:author="涛 龙" w:date="2026-05-06T16:41:00Z">
        <w:r w:rsidRPr="007E1D2E" w:rsidDel="00A20AE4">
          <w:rPr>
            <w:rFonts w:hint="eastAsia"/>
          </w:rPr>
          <w:delText>表格</w:delText>
        </w:r>
        <w:r w:rsidRPr="007E1D2E" w:rsidDel="00A20AE4">
          <w:delText xml:space="preserve"> </w:delText>
        </w:r>
        <w:r w:rsidRPr="007E1D2E" w:rsidDel="00A20AE4">
          <w:fldChar w:fldCharType="begin"/>
        </w:r>
        <w:r w:rsidRPr="007E1D2E" w:rsidDel="00A20AE4">
          <w:delInstrText xml:space="preserve"> SEQ </w:delInstrText>
        </w:r>
        <w:r w:rsidRPr="007E1D2E" w:rsidDel="00A20AE4">
          <w:rPr>
            <w:rFonts w:hint="eastAsia"/>
          </w:rPr>
          <w:delInstrText>表格</w:delInstrText>
        </w:r>
        <w:r w:rsidRPr="007E1D2E" w:rsidDel="00A20AE4">
          <w:delInstrText xml:space="preserve"> \* ARABIC </w:delInstrText>
        </w:r>
        <w:r w:rsidRPr="007E1D2E" w:rsidDel="00A20AE4">
          <w:fldChar w:fldCharType="separate"/>
        </w:r>
        <w:r w:rsidRPr="00A20AE4" w:rsidDel="00A20AE4">
          <w:rPr>
            <w:rPrChange w:id="388" w:author="涛 龙" w:date="2026-05-06T16:41:00Z">
              <w:rPr>
                <w:noProof/>
              </w:rPr>
            </w:rPrChange>
          </w:rPr>
          <w:delText>6</w:delText>
        </w:r>
        <w:r w:rsidRPr="007E1D2E" w:rsidDel="00A20AE4">
          <w:fldChar w:fldCharType="end"/>
        </w:r>
      </w:del>
    </w:p>
    <w:tbl>
      <w:tblPr>
        <w:tblStyle w:val="ad"/>
        <w:tblW w:w="0" w:type="auto"/>
        <w:tblLook w:val="04A0" w:firstRow="1" w:lastRow="0" w:firstColumn="1" w:lastColumn="0" w:noHBand="0" w:noVBand="1"/>
        <w:tblPrChange w:id="389" w:author="涛 龙" w:date="2026-05-08T12:29:00Z">
          <w:tblPr>
            <w:tblStyle w:val="ad"/>
            <w:tblW w:w="0" w:type="auto"/>
            <w:tblLook w:val="04A0" w:firstRow="1" w:lastRow="0" w:firstColumn="1" w:lastColumn="0" w:noHBand="0" w:noVBand="1"/>
          </w:tblPr>
        </w:tblPrChange>
      </w:tblPr>
      <w:tblGrid>
        <w:gridCol w:w="8296"/>
        <w:tblGridChange w:id="390">
          <w:tblGrid>
            <w:gridCol w:w="9061"/>
          </w:tblGrid>
        </w:tblGridChange>
      </w:tblGrid>
      <w:tr w:rsidR="0082163A" w14:paraId="541541C3" w14:textId="77777777" w:rsidTr="00B36260">
        <w:trPr>
          <w:ins w:id="391" w:author="涛 龙" w:date="2026-05-06T16:12:00Z"/>
        </w:trPr>
        <w:tc>
          <w:tcPr>
            <w:tcW w:w="9061" w:type="dxa"/>
            <w:tcPrChange w:id="392" w:author="涛 龙" w:date="2026-05-08T12:29:00Z">
              <w:tcPr>
                <w:tcW w:w="9061" w:type="dxa"/>
              </w:tcPr>
            </w:tcPrChange>
          </w:tcPr>
          <w:p w14:paraId="4370A921" w14:textId="77777777" w:rsidR="0082163A" w:rsidRDefault="0082163A" w:rsidP="00B36260">
            <w:pPr>
              <w:pStyle w:val="ae"/>
              <w:ind w:firstLine="420"/>
              <w:jc w:val="center"/>
              <w:rPr>
                <w:ins w:id="393" w:author="涛 龙" w:date="2026-05-06T16:12:00Z"/>
                <w:rFonts w:ascii="Inter Fallback" w:hAnsi="Inter Fallback" w:hint="eastAsia"/>
                <w:color w:val="171717"/>
                <w:sz w:val="21"/>
                <w:szCs w:val="21"/>
                <w:shd w:val="clear" w:color="auto" w:fill="FCFCFC"/>
              </w:rPr>
              <w:pPrChange w:id="394" w:author="涛 龙" w:date="2026-05-07T12:42:00Z">
                <w:pPr>
                  <w:pStyle w:val="ae"/>
                </w:pPr>
              </w:pPrChange>
            </w:pPr>
            <w:ins w:id="395" w:author="涛 龙" w:date="2026-05-06T16:45:00Z">
              <w:r w:rsidRPr="00011E94">
                <w:rPr>
                  <w:rFonts w:ascii="Inter Fallback" w:hAnsi="Inter Fallback" w:hint="eastAsia"/>
                  <w:color w:val="171717"/>
                  <w:sz w:val="21"/>
                  <w:szCs w:val="21"/>
                  <w:shd w:val="clear" w:color="auto" w:fill="FCFCFC"/>
                </w:rPr>
                <w:t>图</w:t>
              </w:r>
              <w:r w:rsidRPr="00011E94">
                <w:rPr>
                  <w:rFonts w:ascii="Inter Fallback" w:hAnsi="Inter Fallback" w:hint="eastAsia"/>
                  <w:color w:val="171717"/>
                  <w:sz w:val="21"/>
                  <w:szCs w:val="21"/>
                  <w:shd w:val="clear" w:color="auto" w:fill="FCFCFC"/>
                </w:rPr>
                <w:t>5-</w:t>
              </w:r>
            </w:ins>
            <w:ins w:id="396" w:author="涛 龙" w:date="2026-05-07T20:53:00Z">
              <w:r>
                <w:rPr>
                  <w:rFonts w:ascii="Inter Fallback" w:hAnsi="Inter Fallback"/>
                  <w:color w:val="171717"/>
                  <w:sz w:val="21"/>
                  <w:szCs w:val="21"/>
                  <w:shd w:val="clear" w:color="auto" w:fill="FCFCFC"/>
                </w:rPr>
                <w:t>10</w:t>
              </w:r>
            </w:ins>
            <w:ins w:id="397" w:author="涛 龙" w:date="2026-05-06T16:45:00Z">
              <w:r w:rsidRPr="00011E94">
                <w:rPr>
                  <w:rFonts w:ascii="Inter Fallback" w:hAnsi="Inter Fallback" w:hint="eastAsia"/>
                  <w:color w:val="171717"/>
                  <w:sz w:val="21"/>
                  <w:szCs w:val="21"/>
                  <w:shd w:val="clear" w:color="auto" w:fill="FCFCFC"/>
                </w:rPr>
                <w:t>检验结果管理类图</w:t>
              </w:r>
            </w:ins>
            <w:ins w:id="398" w:author="涛 龙" w:date="2026-05-06T16:12:00Z">
              <w:r w:rsidRPr="00D0647C">
                <w:rPr>
                  <w:rFonts w:ascii="Inter Fallback" w:hAnsi="Inter Fallback"/>
                  <w:noProof/>
                  <w:color w:val="171717"/>
                  <w:sz w:val="21"/>
                  <w:szCs w:val="21"/>
                  <w:shd w:val="clear" w:color="auto" w:fill="FCFCFC"/>
                </w:rPr>
                <w:drawing>
                  <wp:anchor distT="0" distB="0" distL="114300" distR="114300" simplePos="0" relativeHeight="251663360" behindDoc="0" locked="0" layoutInCell="1" allowOverlap="1" wp14:anchorId="2A339447" wp14:editId="17CC20E4">
                    <wp:simplePos x="0" y="0"/>
                    <wp:positionH relativeFrom="column">
                      <wp:posOffset>-65405</wp:posOffset>
                    </wp:positionH>
                    <wp:positionV relativeFrom="paragraph">
                      <wp:posOffset>63500</wp:posOffset>
                    </wp:positionV>
                    <wp:extent cx="5760085" cy="3257550"/>
                    <wp:effectExtent l="0" t="0" r="0" b="0"/>
                    <wp:wrapSquare wrapText="bothSides"/>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3257550"/>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bl>
    <w:p w14:paraId="4E88A976" w14:textId="77777777" w:rsidR="0082163A" w:rsidRDefault="0082163A" w:rsidP="0082163A">
      <w:pPr>
        <w:pStyle w:val="ae"/>
        <w:ind w:firstLine="480"/>
        <w:rPr>
          <w:ins w:id="399" w:author="涛 龙" w:date="2026-05-06T16:13:00Z"/>
        </w:rPr>
        <w:pPrChange w:id="400" w:author="涛 龙" w:date="2026-05-06T16:41:00Z">
          <w:pPr>
            <w:pStyle w:val="a8"/>
            <w:pBdr>
              <w:top w:val="single" w:sz="2" w:space="0" w:color="auto"/>
              <w:left w:val="single" w:sz="2" w:space="0" w:color="auto"/>
              <w:bottom w:val="single" w:sz="2" w:space="0" w:color="auto"/>
              <w:right w:val="single" w:sz="2" w:space="0" w:color="auto"/>
            </w:pBdr>
            <w:shd w:val="clear" w:color="auto" w:fill="FCFCFC"/>
          </w:pPr>
        </w:pPrChange>
      </w:pPr>
      <w:ins w:id="401" w:author="涛 龙" w:date="2026-05-06T16:13:00Z">
        <w:r>
          <w:t>从图</w:t>
        </w:r>
        <w:r>
          <w:t>5-</w:t>
        </w:r>
      </w:ins>
      <w:ins w:id="402" w:author="涛 龙" w:date="2026-05-07T20:53:00Z">
        <w:r>
          <w:t>10</w:t>
        </w:r>
      </w:ins>
      <w:ins w:id="403" w:author="涛 龙" w:date="2026-05-06T16:13:00Z">
        <w:r>
          <w:t>中能看到</w:t>
        </w:r>
        <w:proofErr w:type="spellStart"/>
        <w:r>
          <w:t>LabResultServiceImpl</w:t>
        </w:r>
        <w:proofErr w:type="spellEnd"/>
        <w:r>
          <w:t>聚合了四个依赖项</w:t>
        </w:r>
        <w:r>
          <w:t>——</w:t>
        </w:r>
        <w:r>
          <w:t>除了正常的</w:t>
        </w:r>
        <w:proofErr w:type="spellStart"/>
        <w:r>
          <w:t>LabResultMapper</w:t>
        </w:r>
        <w:proofErr w:type="spellEnd"/>
        <w:r>
          <w:t>和</w:t>
        </w:r>
        <w:proofErr w:type="spellStart"/>
        <w:r>
          <w:t>LabItemDictMapper</w:t>
        </w:r>
        <w:proofErr w:type="spellEnd"/>
        <w:r>
          <w:t>之外，它还直接持有了预警引擎和统计</w:t>
        </w:r>
        <w:r>
          <w:lastRenderedPageBreak/>
          <w:t>计算两个服务的引用。这个设计的意图是在一次检验结果保存成功之后，紧跟着自动完成两件事：一是把新数据喂给统计引擎，让它增量更新该项目的历史均值和标准差，保证</w:t>
        </w:r>
        <w:r>
          <w:t>Z-Score</w:t>
        </w:r>
        <w:r>
          <w:t>基准的实时性；二是</w:t>
        </w:r>
        <w:proofErr w:type="gramStart"/>
        <w:r>
          <w:t>把新数据传</w:t>
        </w:r>
        <w:proofErr w:type="gramEnd"/>
        <w:r>
          <w:t>给预警引擎，由它遍历当前启用的所有规则进行实时评估，有命中的立刻生成预警记录并推送。</w:t>
        </w:r>
      </w:ins>
    </w:p>
    <w:p w14:paraId="6BD9E29D" w14:textId="77777777" w:rsidR="0082163A" w:rsidRDefault="0082163A" w:rsidP="0082163A">
      <w:pPr>
        <w:pStyle w:val="ae"/>
        <w:ind w:firstLine="480"/>
        <w:rPr>
          <w:ins w:id="404" w:author="涛 龙" w:date="2026-05-06T16:13:00Z"/>
        </w:rPr>
        <w:pPrChange w:id="405" w:author="涛 龙" w:date="2026-05-06T16:41:00Z">
          <w:pPr>
            <w:pStyle w:val="a8"/>
            <w:pBdr>
              <w:top w:val="single" w:sz="2" w:space="0" w:color="auto"/>
              <w:left w:val="single" w:sz="2" w:space="0" w:color="auto"/>
              <w:bottom w:val="single" w:sz="2" w:space="0" w:color="auto"/>
              <w:right w:val="single" w:sz="2" w:space="0" w:color="auto"/>
            </w:pBdr>
            <w:shd w:val="clear" w:color="auto" w:fill="FCFCFC"/>
          </w:pPr>
        </w:pPrChange>
      </w:pPr>
      <w:ins w:id="406" w:author="涛 龙" w:date="2026-05-06T16:13:00Z">
        <w:r>
          <w:t>批量登记是单条录入的增强版。前端允许用户在同一张表单</w:t>
        </w:r>
        <w:proofErr w:type="gramStart"/>
        <w:r>
          <w:t>上勾</w:t>
        </w:r>
        <w:proofErr w:type="gramEnd"/>
        <w:r>
          <w:t>选多个检验项目，一次性填写所有结果值后统一提交。后端收到的是一个</w:t>
        </w:r>
        <w:proofErr w:type="spellStart"/>
        <w:r>
          <w:t>LabResult</w:t>
        </w:r>
        <w:proofErr w:type="spellEnd"/>
        <w:r>
          <w:t>数组，</w:t>
        </w:r>
        <w:r>
          <w:t>Service</w:t>
        </w:r>
        <w:proofErr w:type="gramStart"/>
        <w:r>
          <w:t>层用</w:t>
        </w:r>
        <w:proofErr w:type="gramEnd"/>
        <w:r>
          <w:t>@Transactional</w:t>
        </w:r>
        <w:r>
          <w:t>注解包裹整个操作</w:t>
        </w:r>
        <w:r>
          <w:t>——</w:t>
        </w:r>
        <w:r>
          <w:t>要么数组里的每一条都成功写入，要么一条都不写，全部回滚。之所以加事务控制，是因为批量提交本身就是一个原子操作单元：如果因为其中某条记录的数据格式错误导致部分写入部分失败，会产生</w:t>
        </w:r>
      </w:ins>
      <w:ins w:id="407" w:author="涛 龙" w:date="2026-05-07T12:44:00Z">
        <w:r>
          <w:rPr>
            <w:rFonts w:hint="eastAsia"/>
          </w:rPr>
          <w:t>“</w:t>
        </w:r>
      </w:ins>
      <w:ins w:id="408" w:author="涛 龙" w:date="2026-05-06T16:13:00Z">
        <w:r>
          <w:t>患者今天查了血糖和血红蛋白，系统里却只存了血糖没存血红蛋白</w:t>
        </w:r>
      </w:ins>
      <w:ins w:id="409" w:author="涛 龙" w:date="2026-05-07T12:44:00Z">
        <w:r>
          <w:rPr>
            <w:rFonts w:hint="eastAsia"/>
          </w:rPr>
          <w:t>”</w:t>
        </w:r>
      </w:ins>
      <w:ins w:id="410" w:author="涛 龙" w:date="2026-05-06T16:13:00Z">
        <w:r>
          <w:t>的数据缺失问题，这在医疗场景中是绝对不允许的。</w:t>
        </w:r>
      </w:ins>
    </w:p>
    <w:p w14:paraId="20D79D91" w14:textId="77777777" w:rsidR="0082163A" w:rsidRPr="0055071D" w:rsidRDefault="0082163A" w:rsidP="0082163A">
      <w:pPr>
        <w:pStyle w:val="ae"/>
        <w:ind w:firstLine="480"/>
        <w:pPrChange w:id="411" w:author="涛 龙" w:date="2026-05-06T16:41:00Z">
          <w:pPr>
            <w:pStyle w:val="aa"/>
            <w:keepNext/>
          </w:pPr>
        </w:pPrChange>
      </w:pPr>
      <w:ins w:id="412" w:author="涛 龙" w:date="2026-05-06T16:13:00Z">
        <w:r>
          <w:t>图</w:t>
        </w:r>
        <w:r>
          <w:t>5-</w:t>
        </w:r>
      </w:ins>
      <w:ins w:id="413" w:author="涛 龙" w:date="2026-05-07T20:37:00Z">
        <w:r>
          <w:t>1</w:t>
        </w:r>
      </w:ins>
      <w:ins w:id="414" w:author="涛 龙" w:date="2026-05-07T20:53:00Z">
        <w:r>
          <w:t>1</w:t>
        </w:r>
      </w:ins>
      <w:ins w:id="415" w:author="涛 龙" w:date="2026-05-06T16:13:00Z">
        <w:r>
          <w:t>用</w:t>
        </w:r>
      </w:ins>
      <w:ins w:id="416" w:author="涛 龙" w:date="2026-05-08T13:21:00Z">
        <w:r>
          <w:rPr>
            <w:rFonts w:hint="eastAsia"/>
          </w:rPr>
          <w:t>时序</w:t>
        </w:r>
      </w:ins>
      <w:ins w:id="417" w:author="涛 龙" w:date="2026-05-06T16:13:00Z">
        <w:r>
          <w:t>图描述了从批量提交到异步触发预警的完整交互路径。</w:t>
        </w:r>
      </w:ins>
      <w:del w:id="418" w:author="涛 龙" w:date="2026-05-06T16:41:00Z">
        <w:r w:rsidDel="00A20AE4">
          <w:rPr>
            <w:rFonts w:hint="eastAsia"/>
          </w:rPr>
          <w:delText>表格</w:delText>
        </w:r>
        <w:r w:rsidDel="00A20AE4">
          <w:rPr>
            <w:rFonts w:hint="eastAsia"/>
          </w:rPr>
          <w:delText xml:space="preserve"> </w:delText>
        </w:r>
        <w:r w:rsidDel="00A20AE4">
          <w:fldChar w:fldCharType="begin"/>
        </w:r>
        <w:r w:rsidDel="00A20AE4">
          <w:delInstrText xml:space="preserve"> </w:delInstrText>
        </w:r>
        <w:r w:rsidDel="00A20AE4">
          <w:rPr>
            <w:rFonts w:hint="eastAsia"/>
          </w:rPr>
          <w:delInstrText xml:space="preserve">SEQ </w:delInstrText>
        </w:r>
        <w:r w:rsidDel="00A20AE4">
          <w:rPr>
            <w:rFonts w:hint="eastAsia"/>
          </w:rPr>
          <w:delInstrText>表格</w:delInstrText>
        </w:r>
        <w:r w:rsidDel="00A20AE4">
          <w:rPr>
            <w:rFonts w:hint="eastAsia"/>
          </w:rPr>
          <w:delInstrText xml:space="preserve"> \* ARABIC</w:delInstrText>
        </w:r>
        <w:r w:rsidDel="00A20AE4">
          <w:delInstrText xml:space="preserve"> </w:delInstrText>
        </w:r>
        <w:r w:rsidDel="00A20AE4">
          <w:fldChar w:fldCharType="separate"/>
        </w:r>
        <w:r w:rsidDel="00A20AE4">
          <w:rPr>
            <w:noProof/>
          </w:rPr>
          <w:delText>7</w:delText>
        </w:r>
        <w:r w:rsidDel="00A20AE4">
          <w:fldChar w:fldCharType="end"/>
        </w:r>
      </w:del>
    </w:p>
    <w:tbl>
      <w:tblPr>
        <w:tblStyle w:val="ad"/>
        <w:tblW w:w="0" w:type="auto"/>
        <w:tblLook w:val="04A0" w:firstRow="1" w:lastRow="0" w:firstColumn="1" w:lastColumn="0" w:noHBand="0" w:noVBand="1"/>
        <w:tblPrChange w:id="419" w:author="涛 龙" w:date="2026-05-08T12:29:00Z">
          <w:tblPr>
            <w:tblStyle w:val="ad"/>
            <w:tblW w:w="0" w:type="auto"/>
            <w:tblLook w:val="04A0" w:firstRow="1" w:lastRow="0" w:firstColumn="1" w:lastColumn="0" w:noHBand="0" w:noVBand="1"/>
          </w:tblPr>
        </w:tblPrChange>
      </w:tblPr>
      <w:tblGrid>
        <w:gridCol w:w="8296"/>
        <w:tblGridChange w:id="420">
          <w:tblGrid>
            <w:gridCol w:w="9061"/>
          </w:tblGrid>
        </w:tblGridChange>
      </w:tblGrid>
      <w:tr w:rsidR="0082163A" w14:paraId="333AA9DE" w14:textId="77777777" w:rsidTr="00B36260">
        <w:trPr>
          <w:ins w:id="421" w:author="涛 龙" w:date="2026-05-06T16:13:00Z"/>
        </w:trPr>
        <w:tc>
          <w:tcPr>
            <w:tcW w:w="9061" w:type="dxa"/>
            <w:tcPrChange w:id="422" w:author="涛 龙" w:date="2026-05-08T12:29:00Z">
              <w:tcPr>
                <w:tcW w:w="9061" w:type="dxa"/>
              </w:tcPr>
            </w:tcPrChange>
          </w:tcPr>
          <w:p w14:paraId="0AC49953" w14:textId="77777777" w:rsidR="0082163A" w:rsidRDefault="0082163A" w:rsidP="00B36260">
            <w:pPr>
              <w:pStyle w:val="ae"/>
              <w:ind w:firstLine="420"/>
              <w:jc w:val="center"/>
              <w:rPr>
                <w:ins w:id="423" w:author="涛 龙" w:date="2026-05-06T16:13:00Z"/>
                <w:rFonts w:ascii="Inter Fallback" w:hAnsi="Inter Fallback" w:hint="eastAsia"/>
                <w:color w:val="171717"/>
                <w:sz w:val="21"/>
                <w:szCs w:val="21"/>
                <w:shd w:val="clear" w:color="auto" w:fill="FCFCFC"/>
              </w:rPr>
              <w:pPrChange w:id="424" w:author="涛 龙" w:date="2026-05-07T12:44:00Z">
                <w:pPr>
                  <w:pStyle w:val="ae"/>
                </w:pPr>
              </w:pPrChange>
            </w:pPr>
            <w:ins w:id="425" w:author="涛 龙" w:date="2026-05-06T16:46:00Z">
              <w:r w:rsidRPr="00011E94">
                <w:rPr>
                  <w:rFonts w:ascii="Inter Fallback" w:hAnsi="Inter Fallback"/>
                  <w:noProof/>
                  <w:color w:val="171717"/>
                  <w:sz w:val="21"/>
                  <w:szCs w:val="21"/>
                  <w:shd w:val="clear" w:color="auto" w:fill="FCFCFC"/>
                </w:rPr>
                <w:drawing>
                  <wp:anchor distT="0" distB="0" distL="114300" distR="114300" simplePos="0" relativeHeight="251666432" behindDoc="0" locked="0" layoutInCell="1" allowOverlap="1" wp14:anchorId="0D168E0B" wp14:editId="3553ECDA">
                    <wp:simplePos x="0" y="0"/>
                    <wp:positionH relativeFrom="column">
                      <wp:posOffset>-65405</wp:posOffset>
                    </wp:positionH>
                    <wp:positionV relativeFrom="paragraph">
                      <wp:posOffset>0</wp:posOffset>
                    </wp:positionV>
                    <wp:extent cx="5760085" cy="4216400"/>
                    <wp:effectExtent l="0" t="0" r="0" b="0"/>
                    <wp:wrapSquare wrapText="bothSides"/>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421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E94">
                <w:rPr>
                  <w:rFonts w:ascii="Inter Fallback" w:hAnsi="Inter Fallback" w:hint="eastAsia"/>
                  <w:color w:val="171717"/>
                  <w:sz w:val="21"/>
                  <w:szCs w:val="21"/>
                  <w:shd w:val="clear" w:color="auto" w:fill="FCFCFC"/>
                </w:rPr>
                <w:t>图</w:t>
              </w:r>
              <w:r w:rsidRPr="00011E94">
                <w:rPr>
                  <w:rFonts w:ascii="Inter Fallback" w:hAnsi="Inter Fallback" w:hint="eastAsia"/>
                  <w:color w:val="171717"/>
                  <w:sz w:val="21"/>
                  <w:szCs w:val="21"/>
                  <w:shd w:val="clear" w:color="auto" w:fill="FCFCFC"/>
                </w:rPr>
                <w:t>5-</w:t>
              </w:r>
            </w:ins>
            <w:ins w:id="426" w:author="涛 龙" w:date="2026-05-07T20:37:00Z">
              <w:r>
                <w:rPr>
                  <w:rFonts w:ascii="Inter Fallback" w:hAnsi="Inter Fallback"/>
                  <w:color w:val="171717"/>
                  <w:sz w:val="21"/>
                  <w:szCs w:val="21"/>
                  <w:shd w:val="clear" w:color="auto" w:fill="FCFCFC"/>
                </w:rPr>
                <w:t>1</w:t>
              </w:r>
            </w:ins>
            <w:ins w:id="427" w:author="涛 龙" w:date="2026-05-07T20:53:00Z">
              <w:r>
                <w:rPr>
                  <w:rFonts w:ascii="Inter Fallback" w:hAnsi="Inter Fallback"/>
                  <w:color w:val="171717"/>
                  <w:sz w:val="21"/>
                  <w:szCs w:val="21"/>
                  <w:shd w:val="clear" w:color="auto" w:fill="FCFCFC"/>
                </w:rPr>
                <w:t>1</w:t>
              </w:r>
            </w:ins>
            <w:ins w:id="428" w:author="涛 龙" w:date="2026-05-06T16:46:00Z">
              <w:r w:rsidRPr="00011E94">
                <w:rPr>
                  <w:rFonts w:ascii="Inter Fallback" w:hAnsi="Inter Fallback" w:hint="eastAsia"/>
                  <w:color w:val="171717"/>
                  <w:sz w:val="21"/>
                  <w:szCs w:val="21"/>
                  <w:shd w:val="clear" w:color="auto" w:fill="FCFCFC"/>
                </w:rPr>
                <w:t>检验结果批量录入与预警触发</w:t>
              </w:r>
            </w:ins>
            <w:ins w:id="429" w:author="涛 龙" w:date="2026-05-08T13:23:00Z">
              <w:r>
                <w:rPr>
                  <w:rFonts w:ascii="Inter Fallback" w:hAnsi="Inter Fallback" w:hint="eastAsia"/>
                  <w:color w:val="171717"/>
                  <w:sz w:val="21"/>
                  <w:szCs w:val="21"/>
                  <w:shd w:val="clear" w:color="auto" w:fill="FCFCFC"/>
                </w:rPr>
                <w:t>时序</w:t>
              </w:r>
            </w:ins>
            <w:ins w:id="430" w:author="涛 龙" w:date="2026-05-06T16:46:00Z">
              <w:r w:rsidRPr="00011E94">
                <w:rPr>
                  <w:rFonts w:ascii="Inter Fallback" w:hAnsi="Inter Fallback" w:hint="eastAsia"/>
                  <w:color w:val="171717"/>
                  <w:sz w:val="21"/>
                  <w:szCs w:val="21"/>
                  <w:shd w:val="clear" w:color="auto" w:fill="FCFCFC"/>
                </w:rPr>
                <w:t>图</w:t>
              </w:r>
            </w:ins>
          </w:p>
        </w:tc>
      </w:tr>
    </w:tbl>
    <w:p w14:paraId="6C9383A3" w14:textId="77777777" w:rsidR="0082163A" w:rsidRDefault="0082163A" w:rsidP="0082163A">
      <w:pPr>
        <w:pStyle w:val="ae"/>
        <w:ind w:firstLine="480"/>
        <w:rPr>
          <w:ins w:id="431" w:author="涛 龙" w:date="2026-05-08T13:21:00Z"/>
        </w:rPr>
      </w:pPr>
      <w:ins w:id="432" w:author="涛 龙" w:date="2026-05-06T16:13:00Z">
        <w:r w:rsidRPr="00A20AE4">
          <w:rPr>
            <w:rFonts w:hint="eastAsia"/>
            <w:rPrChange w:id="433" w:author="涛 龙" w:date="2026-05-06T16:40:00Z">
              <w:rPr>
                <w:rFonts w:ascii="宋体" w:eastAsia="黑体" w:hAnsi="宋体" w:cs="宋体" w:hint="eastAsia"/>
                <w:kern w:val="0"/>
                <w:sz w:val="20"/>
                <w:szCs w:val="20"/>
              </w:rPr>
            </w:rPrChange>
          </w:rPr>
          <w:t>从图</w:t>
        </w:r>
        <w:r w:rsidRPr="00A20AE4">
          <w:rPr>
            <w:rPrChange w:id="434" w:author="涛 龙" w:date="2026-05-06T16:40:00Z">
              <w:rPr>
                <w:rFonts w:ascii="宋体" w:eastAsia="黑体" w:hAnsi="宋体" w:cs="宋体"/>
                <w:kern w:val="0"/>
                <w:sz w:val="20"/>
                <w:szCs w:val="20"/>
              </w:rPr>
            </w:rPrChange>
          </w:rPr>
          <w:t>5-</w:t>
        </w:r>
      </w:ins>
      <w:ins w:id="435" w:author="涛 龙" w:date="2026-05-07T20:37:00Z">
        <w:r>
          <w:t>1</w:t>
        </w:r>
      </w:ins>
      <w:ins w:id="436" w:author="涛 龙" w:date="2026-05-07T20:53:00Z">
        <w:r>
          <w:t>1</w:t>
        </w:r>
      </w:ins>
      <w:ins w:id="437" w:author="涛 龙" w:date="2026-05-06T16:13:00Z">
        <w:r w:rsidRPr="00A20AE4">
          <w:rPr>
            <w:rFonts w:hint="eastAsia"/>
            <w:rPrChange w:id="438" w:author="涛 龙" w:date="2026-05-06T16:40:00Z">
              <w:rPr>
                <w:rFonts w:ascii="宋体" w:eastAsia="黑体" w:hAnsi="宋体" w:cs="宋体" w:hint="eastAsia"/>
                <w:kern w:val="0"/>
                <w:sz w:val="20"/>
                <w:szCs w:val="20"/>
              </w:rPr>
            </w:rPrChange>
          </w:rPr>
          <w:t>中能看到一个很重要的设计取舍：</w:t>
        </w:r>
        <w:proofErr w:type="spellStart"/>
        <w:r w:rsidRPr="00A20AE4">
          <w:rPr>
            <w:rPrChange w:id="439" w:author="涛 龙" w:date="2026-05-06T16:40:00Z">
              <w:rPr>
                <w:rFonts w:ascii="宋体" w:eastAsia="黑体" w:hAnsi="宋体" w:cs="宋体"/>
                <w:kern w:val="0"/>
                <w:sz w:val="20"/>
                <w:szCs w:val="20"/>
              </w:rPr>
            </w:rPrChange>
          </w:rPr>
          <w:t>updateStatisticsOnNewResult</w:t>
        </w:r>
        <w:proofErr w:type="spellEnd"/>
        <w:r w:rsidRPr="00A20AE4">
          <w:rPr>
            <w:rFonts w:hint="eastAsia"/>
            <w:rPrChange w:id="440" w:author="涛 龙" w:date="2026-05-06T16:40:00Z">
              <w:rPr>
                <w:rFonts w:ascii="宋体" w:eastAsia="黑体" w:hAnsi="宋体" w:cs="宋体" w:hint="eastAsia"/>
                <w:kern w:val="0"/>
                <w:sz w:val="20"/>
                <w:szCs w:val="20"/>
              </w:rPr>
            </w:rPrChange>
          </w:rPr>
          <w:t>是同步执行的，而</w:t>
        </w:r>
        <w:r w:rsidRPr="00A20AE4">
          <w:rPr>
            <w:rPrChange w:id="441" w:author="涛 龙" w:date="2026-05-06T16:40:00Z">
              <w:rPr>
                <w:rFonts w:ascii="宋体" w:eastAsia="黑体" w:hAnsi="宋体" w:cs="宋体"/>
                <w:kern w:val="0"/>
                <w:sz w:val="20"/>
                <w:szCs w:val="20"/>
              </w:rPr>
            </w:rPrChange>
          </w:rPr>
          <w:t>evaluate</w:t>
        </w:r>
        <w:r w:rsidRPr="00A20AE4">
          <w:rPr>
            <w:rFonts w:hint="eastAsia"/>
            <w:rPrChange w:id="442" w:author="涛 龙" w:date="2026-05-06T16:40:00Z">
              <w:rPr>
                <w:rFonts w:ascii="宋体" w:eastAsia="黑体" w:hAnsi="宋体" w:cs="宋体" w:hint="eastAsia"/>
                <w:kern w:val="0"/>
                <w:sz w:val="20"/>
                <w:szCs w:val="20"/>
              </w:rPr>
            </w:rPrChange>
          </w:rPr>
          <w:t>（预警评估）是异步的。这样设计的理由是统计基准的更新量极小——每次只重</w:t>
        </w:r>
        <w:proofErr w:type="gramStart"/>
        <w:r w:rsidRPr="00A20AE4">
          <w:rPr>
            <w:rFonts w:hint="eastAsia"/>
            <w:rPrChange w:id="443" w:author="涛 龙" w:date="2026-05-06T16:40:00Z">
              <w:rPr>
                <w:rFonts w:ascii="宋体" w:eastAsia="黑体" w:hAnsi="宋体" w:cs="宋体" w:hint="eastAsia"/>
                <w:kern w:val="0"/>
                <w:sz w:val="20"/>
                <w:szCs w:val="20"/>
              </w:rPr>
            </w:rPrChange>
          </w:rPr>
          <w:t>算当前</w:t>
        </w:r>
        <w:proofErr w:type="gramEnd"/>
        <w:r w:rsidRPr="00A20AE4">
          <w:rPr>
            <w:rFonts w:hint="eastAsia"/>
            <w:rPrChange w:id="444" w:author="涛 龙" w:date="2026-05-06T16:40:00Z">
              <w:rPr>
                <w:rFonts w:ascii="宋体" w:eastAsia="黑体" w:hAnsi="宋体" w:cs="宋体" w:hint="eastAsia"/>
                <w:kern w:val="0"/>
                <w:sz w:val="20"/>
                <w:szCs w:val="20"/>
              </w:rPr>
            </w:rPrChange>
          </w:rPr>
          <w:t>检验项目对应科室的均值和标准差，几十毫秒之内就能完成，走同步路线对接口响应时间的影响几乎可以忽略不计；而预警评估需要遍历全部已启用的规则，规则数量不确定，匹配逻辑中可能还包含对历史数</w:t>
        </w:r>
        <w:r w:rsidRPr="00A20AE4">
          <w:rPr>
            <w:rFonts w:hint="eastAsia"/>
            <w:rPrChange w:id="445" w:author="涛 龙" w:date="2026-05-06T16:40:00Z">
              <w:rPr>
                <w:rFonts w:ascii="宋体" w:eastAsia="黑体" w:hAnsi="宋体" w:cs="宋体" w:hint="eastAsia"/>
                <w:kern w:val="0"/>
                <w:sz w:val="20"/>
                <w:szCs w:val="20"/>
              </w:rPr>
            </w:rPrChange>
          </w:rPr>
          <w:lastRenderedPageBreak/>
          <w:t>据的二次查询，走异步路线能保证</w:t>
        </w:r>
        <w:proofErr w:type="gramStart"/>
        <w:r w:rsidRPr="00A20AE4">
          <w:rPr>
            <w:rFonts w:hint="eastAsia"/>
            <w:rPrChange w:id="446" w:author="涛 龙" w:date="2026-05-06T16:40:00Z">
              <w:rPr>
                <w:rFonts w:ascii="宋体" w:eastAsia="黑体" w:hAnsi="宋体" w:cs="宋体" w:hint="eastAsia"/>
                <w:kern w:val="0"/>
                <w:sz w:val="20"/>
                <w:szCs w:val="20"/>
              </w:rPr>
            </w:rPrChange>
          </w:rPr>
          <w:t>主业务</w:t>
        </w:r>
        <w:proofErr w:type="gramEnd"/>
        <w:r w:rsidRPr="00A20AE4">
          <w:rPr>
            <w:rFonts w:hint="eastAsia"/>
            <w:rPrChange w:id="447" w:author="涛 龙" w:date="2026-05-06T16:40:00Z">
              <w:rPr>
                <w:rFonts w:ascii="宋体" w:eastAsia="黑体" w:hAnsi="宋体" w:cs="宋体" w:hint="eastAsia"/>
                <w:kern w:val="0"/>
                <w:sz w:val="20"/>
                <w:szCs w:val="20"/>
              </w:rPr>
            </w:rPrChange>
          </w:rPr>
          <w:t>返回速度不受规则数量变化的影响。</w:t>
        </w:r>
      </w:ins>
      <w:del w:id="448" w:author="涛 龙" w:date="2026-05-07T20:54:00Z">
        <w:r w:rsidDel="007F2A2E">
          <w:rPr>
            <w:rFonts w:hint="eastAsia"/>
          </w:rPr>
          <w:delText>表格</w:delText>
        </w:r>
        <w:r w:rsidDel="007F2A2E">
          <w:rPr>
            <w:rFonts w:hint="eastAsia"/>
          </w:rPr>
          <w:delText xml:space="preserve"> </w:delText>
        </w:r>
        <w:r w:rsidDel="007F2A2E">
          <w:fldChar w:fldCharType="begin"/>
        </w:r>
        <w:r w:rsidDel="007F2A2E">
          <w:delInstrText xml:space="preserve"> </w:delInstrText>
        </w:r>
        <w:r w:rsidDel="007F2A2E">
          <w:rPr>
            <w:rFonts w:hint="eastAsia"/>
          </w:rPr>
          <w:delInstrText xml:space="preserve">SEQ </w:delInstrText>
        </w:r>
        <w:r w:rsidDel="007F2A2E">
          <w:rPr>
            <w:rFonts w:hint="eastAsia"/>
          </w:rPr>
          <w:delInstrText>表格</w:delInstrText>
        </w:r>
        <w:r w:rsidDel="007F2A2E">
          <w:rPr>
            <w:rFonts w:hint="eastAsia"/>
          </w:rPr>
          <w:delInstrText xml:space="preserve"> \* ARABIC</w:delInstrText>
        </w:r>
        <w:r w:rsidDel="007F2A2E">
          <w:delInstrText xml:space="preserve"> </w:delInstrText>
        </w:r>
        <w:r w:rsidDel="007F2A2E">
          <w:fldChar w:fldCharType="separate"/>
        </w:r>
        <w:r w:rsidDel="007F2A2E">
          <w:rPr>
            <w:noProof/>
          </w:rPr>
          <w:delText>1</w:delText>
        </w:r>
        <w:r w:rsidDel="007F2A2E">
          <w:fldChar w:fldCharType="end"/>
        </w:r>
      </w:del>
    </w:p>
    <w:p w14:paraId="722DE3D2" w14:textId="77777777" w:rsidR="0082163A" w:rsidRDefault="0082163A" w:rsidP="0082163A">
      <w:pPr>
        <w:pStyle w:val="ae"/>
        <w:ind w:firstLine="480"/>
        <w:pPrChange w:id="449" w:author="涛 龙" w:date="2026-05-07T20:54:00Z">
          <w:pPr>
            <w:pStyle w:val="aa"/>
            <w:keepNext/>
          </w:pPr>
        </w:pPrChange>
      </w:pPr>
      <w:ins w:id="450" w:author="涛 龙" w:date="2026-05-08T13:22:00Z">
        <w:r w:rsidRPr="0062380D">
          <w:rPr>
            <w:rFonts w:hint="eastAsia"/>
            <w:rPrChange w:id="451" w:author="涛 龙" w:date="2026-05-08T13:22:00Z">
              <w:rPr>
                <w:rFonts w:hint="eastAsia"/>
                <w:sz w:val="21"/>
                <w:szCs w:val="21"/>
              </w:rPr>
            </w:rPrChange>
          </w:rPr>
          <w:t>检验结果录入</w:t>
        </w:r>
        <w:r>
          <w:rPr>
            <w:rFonts w:hint="eastAsia"/>
          </w:rPr>
          <w:t>实现效果如图</w:t>
        </w:r>
        <w:r>
          <w:rPr>
            <w:rFonts w:hint="eastAsia"/>
          </w:rPr>
          <w:t>5-</w:t>
        </w:r>
        <w:r>
          <w:t>12</w:t>
        </w:r>
        <w:r>
          <w:rPr>
            <w:rFonts w:hint="eastAsia"/>
          </w:rPr>
          <w:t>所示。</w:t>
        </w:r>
      </w:ins>
    </w:p>
    <w:tbl>
      <w:tblPr>
        <w:tblStyle w:val="ad"/>
        <w:tblW w:w="0" w:type="auto"/>
        <w:tblLook w:val="04A0" w:firstRow="1" w:lastRow="0" w:firstColumn="1" w:lastColumn="0" w:noHBand="0" w:noVBand="1"/>
        <w:tblPrChange w:id="452" w:author="涛 龙" w:date="2026-05-08T12:29:00Z">
          <w:tblPr>
            <w:tblStyle w:val="ad"/>
            <w:tblW w:w="0" w:type="auto"/>
            <w:tblLook w:val="04A0" w:firstRow="1" w:lastRow="0" w:firstColumn="1" w:lastColumn="0" w:noHBand="0" w:noVBand="1"/>
          </w:tblPr>
        </w:tblPrChange>
      </w:tblPr>
      <w:tblGrid>
        <w:gridCol w:w="8296"/>
        <w:tblGridChange w:id="453">
          <w:tblGrid>
            <w:gridCol w:w="9061"/>
          </w:tblGrid>
        </w:tblGridChange>
      </w:tblGrid>
      <w:tr w:rsidR="0082163A" w14:paraId="76681585" w14:textId="77777777" w:rsidTr="00B36260">
        <w:trPr>
          <w:ins w:id="454" w:author="涛 龙" w:date="2026-05-07T20:54:00Z"/>
        </w:trPr>
        <w:tc>
          <w:tcPr>
            <w:tcW w:w="9061" w:type="dxa"/>
            <w:tcPrChange w:id="455" w:author="涛 龙" w:date="2026-05-08T12:29:00Z">
              <w:tcPr>
                <w:tcW w:w="9061" w:type="dxa"/>
              </w:tcPr>
            </w:tcPrChange>
          </w:tcPr>
          <w:p w14:paraId="6589E6CC" w14:textId="77777777" w:rsidR="0082163A" w:rsidRPr="007F2A2E" w:rsidRDefault="0082163A" w:rsidP="00B36260">
            <w:pPr>
              <w:pStyle w:val="ae"/>
              <w:ind w:firstLine="420"/>
              <w:jc w:val="center"/>
              <w:rPr>
                <w:ins w:id="456" w:author="涛 龙" w:date="2026-05-07T20:54:00Z"/>
                <w:sz w:val="21"/>
                <w:szCs w:val="21"/>
                <w:rPrChange w:id="457" w:author="涛 龙" w:date="2026-05-07T20:55:00Z">
                  <w:rPr>
                    <w:ins w:id="458" w:author="涛 龙" w:date="2026-05-07T20:54:00Z"/>
                  </w:rPr>
                </w:rPrChange>
              </w:rPr>
              <w:pPrChange w:id="459" w:author="涛 龙" w:date="2026-05-07T20:54:00Z">
                <w:pPr>
                  <w:pStyle w:val="ae"/>
                </w:pPr>
              </w:pPrChange>
            </w:pPr>
            <w:ins w:id="460" w:author="涛 龙" w:date="2026-05-07T20:54:00Z">
              <w:r w:rsidRPr="007F2A2E">
                <w:rPr>
                  <w:rFonts w:hint="eastAsia"/>
                  <w:sz w:val="21"/>
                  <w:szCs w:val="21"/>
                  <w:rPrChange w:id="461" w:author="涛 龙" w:date="2026-05-07T20:55:00Z">
                    <w:rPr>
                      <w:rFonts w:hint="eastAsia"/>
                    </w:rPr>
                  </w:rPrChange>
                </w:rPr>
                <w:t>图</w:t>
              </w:r>
              <w:r w:rsidRPr="007F2A2E">
                <w:rPr>
                  <w:sz w:val="21"/>
                  <w:szCs w:val="21"/>
                  <w:rPrChange w:id="462" w:author="涛 龙" w:date="2026-05-07T20:55:00Z">
                    <w:rPr/>
                  </w:rPrChange>
                </w:rPr>
                <w:t>5-12</w:t>
              </w:r>
              <w:r w:rsidRPr="007F2A2E">
                <w:rPr>
                  <w:rFonts w:hint="eastAsia"/>
                  <w:sz w:val="21"/>
                  <w:szCs w:val="21"/>
                  <w:rPrChange w:id="463" w:author="涛 龙" w:date="2026-05-07T20:55:00Z">
                    <w:rPr>
                      <w:rFonts w:hint="eastAsia"/>
                    </w:rPr>
                  </w:rPrChange>
                </w:rPr>
                <w:t>检验结果录入界面</w:t>
              </w:r>
              <w:r w:rsidRPr="007F2A2E">
                <w:rPr>
                  <w:noProof/>
                  <w:sz w:val="21"/>
                  <w:szCs w:val="21"/>
                  <w:rPrChange w:id="464" w:author="涛 龙" w:date="2026-05-07T20:55:00Z">
                    <w:rPr>
                      <w:noProof/>
                    </w:rPr>
                  </w:rPrChange>
                </w:rPr>
                <w:drawing>
                  <wp:anchor distT="0" distB="0" distL="114300" distR="114300" simplePos="0" relativeHeight="251672576" behindDoc="0" locked="0" layoutInCell="1" allowOverlap="1" wp14:anchorId="6FB22B27" wp14:editId="212E6DB5">
                    <wp:simplePos x="0" y="0"/>
                    <wp:positionH relativeFrom="column">
                      <wp:posOffset>-65049</wp:posOffset>
                    </wp:positionH>
                    <wp:positionV relativeFrom="paragraph">
                      <wp:posOffset>-628</wp:posOffset>
                    </wp:positionV>
                    <wp:extent cx="5760085" cy="2858135"/>
                    <wp:effectExtent l="0" t="0" r="0" b="0"/>
                    <wp:wrapSquare wrapText="bothSides"/>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858135"/>
                            </a:xfrm>
                            <a:prstGeom prst="rect">
                              <a:avLst/>
                            </a:prstGeom>
                          </pic:spPr>
                        </pic:pic>
                      </a:graphicData>
                    </a:graphic>
                    <wp14:sizeRelH relativeFrom="page">
                      <wp14:pctWidth>0</wp14:pctWidth>
                    </wp14:sizeRelH>
                    <wp14:sizeRelV relativeFrom="page">
                      <wp14:pctHeight>0</wp14:pctHeight>
                    </wp14:sizeRelV>
                  </wp:anchor>
                </w:drawing>
              </w:r>
            </w:ins>
          </w:p>
        </w:tc>
      </w:tr>
    </w:tbl>
    <w:p w14:paraId="120E815C" w14:textId="77777777" w:rsidR="0082163A" w:rsidRDefault="0082163A" w:rsidP="0082163A">
      <w:pPr>
        <w:pStyle w:val="3"/>
        <w:ind w:firstLine="480"/>
        <w:rPr>
          <w:ins w:id="465" w:author="涛 龙" w:date="2026-05-06T15:49:00Z"/>
        </w:rPr>
      </w:pPr>
      <w:bookmarkStart w:id="466" w:name="_Toc229127922"/>
      <w:ins w:id="467" w:author="涛 龙" w:date="2026-05-06T15:49:00Z">
        <w:r>
          <w:rPr>
            <w:rFonts w:hint="eastAsia"/>
          </w:rPr>
          <w:t>医嘱管理设计</w:t>
        </w:r>
        <w:bookmarkEnd w:id="466"/>
      </w:ins>
    </w:p>
    <w:p w14:paraId="51856B94" w14:textId="77777777" w:rsidR="0082163A" w:rsidRDefault="0082163A" w:rsidP="0082163A">
      <w:pPr>
        <w:pStyle w:val="ae"/>
        <w:ind w:firstLine="480"/>
        <w:rPr>
          <w:ins w:id="468" w:author="涛 龙" w:date="2026-05-08T13:25:00Z"/>
        </w:rPr>
      </w:pPr>
      <w:ins w:id="469" w:author="涛 龙" w:date="2026-05-06T16:13:00Z">
        <w:r w:rsidRPr="00A20AE4">
          <w:rPr>
            <w:rFonts w:hint="eastAsia"/>
            <w:rPrChange w:id="470" w:author="涛 龙" w:date="2026-05-06T16:40:00Z">
              <w:rPr>
                <w:rFonts w:asciiTheme="majorHAnsi" w:eastAsia="黑体" w:hAnsiTheme="majorHAnsi" w:cstheme="majorBidi" w:hint="eastAsia"/>
                <w:sz w:val="32"/>
                <w:szCs w:val="20"/>
              </w:rPr>
            </w:rPrChange>
          </w:rPr>
          <w:t>医嘱模块的实现相对独立，</w:t>
        </w:r>
        <w:proofErr w:type="spellStart"/>
        <w:r w:rsidRPr="00A20AE4">
          <w:rPr>
            <w:rPrChange w:id="471" w:author="涛 龙" w:date="2026-05-06T16:40:00Z">
              <w:rPr>
                <w:rFonts w:asciiTheme="majorHAnsi" w:eastAsia="黑体" w:hAnsiTheme="majorHAnsi" w:cstheme="majorBidi"/>
                <w:sz w:val="32"/>
                <w:szCs w:val="20"/>
              </w:rPr>
            </w:rPrChange>
          </w:rPr>
          <w:t>MedicalOrder</w:t>
        </w:r>
        <w:proofErr w:type="spellEnd"/>
        <w:r w:rsidRPr="00A20AE4">
          <w:rPr>
            <w:rFonts w:hint="eastAsia"/>
            <w:rPrChange w:id="472" w:author="涛 龙" w:date="2026-05-06T16:40:00Z">
              <w:rPr>
                <w:rFonts w:asciiTheme="majorHAnsi" w:eastAsia="黑体" w:hAnsiTheme="majorHAnsi" w:cstheme="majorBidi" w:hint="eastAsia"/>
                <w:sz w:val="32"/>
                <w:szCs w:val="20"/>
              </w:rPr>
            </w:rPrChange>
          </w:rPr>
          <w:t>实体字段包括</w:t>
        </w:r>
        <w:proofErr w:type="spellStart"/>
        <w:r w:rsidRPr="00A20AE4">
          <w:rPr>
            <w:rPrChange w:id="473" w:author="涛 龙" w:date="2026-05-06T16:40:00Z">
              <w:rPr>
                <w:rFonts w:asciiTheme="majorHAnsi" w:eastAsia="黑体" w:hAnsiTheme="majorHAnsi" w:cstheme="majorBidi"/>
                <w:sz w:val="32"/>
                <w:szCs w:val="20"/>
              </w:rPr>
            </w:rPrChange>
          </w:rPr>
          <w:t>orderId</w:t>
        </w:r>
        <w:proofErr w:type="spellEnd"/>
        <w:r w:rsidRPr="00A20AE4">
          <w:rPr>
            <w:rFonts w:hint="eastAsia"/>
            <w:rPrChange w:id="474" w:author="涛 龙" w:date="2026-05-06T16:40:00Z">
              <w:rPr>
                <w:rFonts w:asciiTheme="majorHAnsi" w:eastAsia="黑体" w:hAnsiTheme="majorHAnsi" w:cstheme="majorBidi" w:hint="eastAsia"/>
                <w:sz w:val="32"/>
                <w:szCs w:val="20"/>
              </w:rPr>
            </w:rPrChange>
          </w:rPr>
          <w:t>、</w:t>
        </w:r>
        <w:proofErr w:type="spellStart"/>
        <w:r w:rsidRPr="00A20AE4">
          <w:rPr>
            <w:rPrChange w:id="475" w:author="涛 龙" w:date="2026-05-06T16:40:00Z">
              <w:rPr>
                <w:rFonts w:asciiTheme="majorHAnsi" w:eastAsia="黑体" w:hAnsiTheme="majorHAnsi" w:cstheme="majorBidi"/>
                <w:sz w:val="32"/>
                <w:szCs w:val="20"/>
              </w:rPr>
            </w:rPrChange>
          </w:rPr>
          <w:t>patientId</w:t>
        </w:r>
        <w:proofErr w:type="spellEnd"/>
        <w:r w:rsidRPr="00A20AE4">
          <w:rPr>
            <w:rFonts w:hint="eastAsia"/>
            <w:rPrChange w:id="476" w:author="涛 龙" w:date="2026-05-06T16:40:00Z">
              <w:rPr>
                <w:rFonts w:asciiTheme="majorHAnsi" w:eastAsia="黑体" w:hAnsiTheme="majorHAnsi" w:cstheme="majorBidi" w:hint="eastAsia"/>
                <w:sz w:val="32"/>
                <w:szCs w:val="20"/>
              </w:rPr>
            </w:rPrChange>
          </w:rPr>
          <w:t>、</w:t>
        </w:r>
        <w:proofErr w:type="spellStart"/>
        <w:r w:rsidRPr="00A20AE4">
          <w:rPr>
            <w:rPrChange w:id="477" w:author="涛 龙" w:date="2026-05-06T16:40:00Z">
              <w:rPr>
                <w:rFonts w:asciiTheme="majorHAnsi" w:eastAsia="黑体" w:hAnsiTheme="majorHAnsi" w:cstheme="majorBidi"/>
                <w:sz w:val="32"/>
                <w:szCs w:val="20"/>
              </w:rPr>
            </w:rPrChange>
          </w:rPr>
          <w:t>orderContent</w:t>
        </w:r>
        <w:proofErr w:type="spellEnd"/>
        <w:r w:rsidRPr="00A20AE4">
          <w:rPr>
            <w:rFonts w:hint="eastAsia"/>
            <w:rPrChange w:id="478" w:author="涛 龙" w:date="2026-05-06T16:40:00Z">
              <w:rPr>
                <w:rFonts w:asciiTheme="majorHAnsi" w:eastAsia="黑体" w:hAnsiTheme="majorHAnsi" w:cstheme="majorBidi" w:hint="eastAsia"/>
                <w:sz w:val="32"/>
                <w:szCs w:val="20"/>
              </w:rPr>
            </w:rPrChange>
          </w:rPr>
          <w:t>（医嘱正文，前端用富文本编辑器填写）、</w:t>
        </w:r>
        <w:proofErr w:type="spellStart"/>
        <w:r w:rsidRPr="00A20AE4">
          <w:rPr>
            <w:rPrChange w:id="479" w:author="涛 龙" w:date="2026-05-06T16:40:00Z">
              <w:rPr>
                <w:rFonts w:asciiTheme="majorHAnsi" w:eastAsia="黑体" w:hAnsiTheme="majorHAnsi" w:cstheme="majorBidi"/>
                <w:sz w:val="32"/>
                <w:szCs w:val="20"/>
              </w:rPr>
            </w:rPrChange>
          </w:rPr>
          <w:t>targetDept</w:t>
        </w:r>
        <w:proofErr w:type="spellEnd"/>
        <w:r w:rsidRPr="00A20AE4">
          <w:rPr>
            <w:rFonts w:hint="eastAsia"/>
            <w:rPrChange w:id="480" w:author="涛 龙" w:date="2026-05-06T16:40:00Z">
              <w:rPr>
                <w:rFonts w:asciiTheme="majorHAnsi" w:eastAsia="黑体" w:hAnsiTheme="majorHAnsi" w:cstheme="majorBidi" w:hint="eastAsia"/>
                <w:sz w:val="32"/>
                <w:szCs w:val="20"/>
              </w:rPr>
            </w:rPrChange>
          </w:rPr>
          <w:t>（执行科室）、</w:t>
        </w:r>
        <w:proofErr w:type="spellStart"/>
        <w:r w:rsidRPr="00A20AE4">
          <w:rPr>
            <w:rPrChange w:id="481" w:author="涛 龙" w:date="2026-05-06T16:40:00Z">
              <w:rPr>
                <w:rFonts w:asciiTheme="majorHAnsi" w:eastAsia="黑体" w:hAnsiTheme="majorHAnsi" w:cstheme="majorBidi"/>
                <w:sz w:val="32"/>
                <w:szCs w:val="20"/>
              </w:rPr>
            </w:rPrChange>
          </w:rPr>
          <w:t>doctorName</w:t>
        </w:r>
        <w:proofErr w:type="spellEnd"/>
        <w:r w:rsidRPr="00A20AE4">
          <w:rPr>
            <w:rFonts w:hint="eastAsia"/>
            <w:rPrChange w:id="482" w:author="涛 龙" w:date="2026-05-06T16:40:00Z">
              <w:rPr>
                <w:rFonts w:asciiTheme="majorHAnsi" w:eastAsia="黑体" w:hAnsiTheme="majorHAnsi" w:cstheme="majorBidi" w:hint="eastAsia"/>
                <w:sz w:val="32"/>
                <w:szCs w:val="20"/>
              </w:rPr>
            </w:rPrChange>
          </w:rPr>
          <w:t>（开嘱人）和</w:t>
        </w:r>
        <w:proofErr w:type="spellStart"/>
        <w:r w:rsidRPr="00A20AE4">
          <w:rPr>
            <w:rPrChange w:id="483" w:author="涛 龙" w:date="2026-05-06T16:40:00Z">
              <w:rPr>
                <w:rFonts w:asciiTheme="majorHAnsi" w:eastAsia="黑体" w:hAnsiTheme="majorHAnsi" w:cstheme="majorBidi"/>
                <w:sz w:val="32"/>
                <w:szCs w:val="20"/>
              </w:rPr>
            </w:rPrChange>
          </w:rPr>
          <w:t>createTime</w:t>
        </w:r>
        <w:proofErr w:type="spellEnd"/>
        <w:r w:rsidRPr="00A20AE4">
          <w:rPr>
            <w:rFonts w:hint="eastAsia"/>
            <w:rPrChange w:id="484" w:author="涛 龙" w:date="2026-05-06T16:40:00Z">
              <w:rPr>
                <w:rFonts w:asciiTheme="majorHAnsi" w:eastAsia="黑体" w:hAnsiTheme="majorHAnsi" w:cstheme="majorBidi" w:hint="eastAsia"/>
                <w:sz w:val="32"/>
                <w:szCs w:val="20"/>
              </w:rPr>
            </w:rPrChange>
          </w:rPr>
          <w:t>。</w:t>
        </w:r>
        <w:r w:rsidRPr="00A20AE4">
          <w:rPr>
            <w:rPrChange w:id="485" w:author="涛 龙" w:date="2026-05-06T16:40:00Z">
              <w:rPr>
                <w:rFonts w:asciiTheme="majorHAnsi" w:eastAsia="黑体" w:hAnsiTheme="majorHAnsi" w:cstheme="majorBidi"/>
                <w:sz w:val="32"/>
                <w:szCs w:val="20"/>
              </w:rPr>
            </w:rPrChange>
          </w:rPr>
          <w:t xml:space="preserve">Controller </w:t>
        </w:r>
        <w:r w:rsidRPr="00A20AE4">
          <w:rPr>
            <w:rFonts w:hint="eastAsia"/>
            <w:rPrChange w:id="486" w:author="涛 龙" w:date="2026-05-06T16:40:00Z">
              <w:rPr>
                <w:rFonts w:asciiTheme="majorHAnsi" w:eastAsia="黑体" w:hAnsiTheme="majorHAnsi" w:cstheme="majorBidi" w:hint="eastAsia"/>
                <w:sz w:val="32"/>
                <w:szCs w:val="20"/>
              </w:rPr>
            </w:rPrChange>
          </w:rPr>
          <w:t>提供</w:t>
        </w:r>
        <w:r w:rsidRPr="00A20AE4">
          <w:rPr>
            <w:rPrChange w:id="487" w:author="涛 龙" w:date="2026-05-06T16:40:00Z">
              <w:rPr>
                <w:rFonts w:asciiTheme="majorHAnsi" w:eastAsia="黑体" w:hAnsiTheme="majorHAnsi" w:cstheme="majorBidi"/>
                <w:sz w:val="32"/>
                <w:szCs w:val="20"/>
              </w:rPr>
            </w:rPrChange>
          </w:rPr>
          <w:t>/</w:t>
        </w:r>
        <w:proofErr w:type="spellStart"/>
        <w:r w:rsidRPr="00A20AE4">
          <w:rPr>
            <w:rPrChange w:id="488" w:author="涛 龙" w:date="2026-05-06T16:40:00Z">
              <w:rPr>
                <w:rFonts w:asciiTheme="majorHAnsi" w:eastAsia="黑体" w:hAnsiTheme="majorHAnsi" w:cstheme="majorBidi"/>
                <w:sz w:val="32"/>
                <w:szCs w:val="20"/>
              </w:rPr>
            </w:rPrChange>
          </w:rPr>
          <w:t>medicalOrder</w:t>
        </w:r>
        <w:proofErr w:type="spellEnd"/>
        <w:r w:rsidRPr="00A20AE4">
          <w:rPr>
            <w:rPrChange w:id="489" w:author="涛 龙" w:date="2026-05-06T16:40:00Z">
              <w:rPr>
                <w:rFonts w:asciiTheme="majorHAnsi" w:eastAsia="黑体" w:hAnsiTheme="majorHAnsi" w:cstheme="majorBidi"/>
                <w:sz w:val="32"/>
                <w:szCs w:val="20"/>
              </w:rPr>
            </w:rPrChange>
          </w:rPr>
          <w:t>/save</w:t>
        </w:r>
        <w:r w:rsidRPr="00A20AE4">
          <w:rPr>
            <w:rFonts w:hint="eastAsia"/>
            <w:rPrChange w:id="490" w:author="涛 龙" w:date="2026-05-06T16:40:00Z">
              <w:rPr>
                <w:rFonts w:asciiTheme="majorHAnsi" w:eastAsia="黑体" w:hAnsiTheme="majorHAnsi" w:cstheme="majorBidi" w:hint="eastAsia"/>
                <w:sz w:val="32"/>
                <w:szCs w:val="20"/>
              </w:rPr>
            </w:rPrChange>
          </w:rPr>
          <w:t>和</w:t>
        </w:r>
        <w:r w:rsidRPr="00A20AE4">
          <w:rPr>
            <w:rPrChange w:id="491" w:author="涛 龙" w:date="2026-05-06T16:40:00Z">
              <w:rPr>
                <w:rFonts w:asciiTheme="majorHAnsi" w:eastAsia="黑体" w:hAnsiTheme="majorHAnsi" w:cstheme="majorBidi"/>
                <w:sz w:val="32"/>
                <w:szCs w:val="20"/>
              </w:rPr>
            </w:rPrChange>
          </w:rPr>
          <w:t>/</w:t>
        </w:r>
        <w:proofErr w:type="spellStart"/>
        <w:r w:rsidRPr="00A20AE4">
          <w:rPr>
            <w:rPrChange w:id="492" w:author="涛 龙" w:date="2026-05-06T16:40:00Z">
              <w:rPr>
                <w:rFonts w:asciiTheme="majorHAnsi" w:eastAsia="黑体" w:hAnsiTheme="majorHAnsi" w:cstheme="majorBidi"/>
                <w:sz w:val="32"/>
                <w:szCs w:val="20"/>
              </w:rPr>
            </w:rPrChange>
          </w:rPr>
          <w:t>medicalOrder</w:t>
        </w:r>
        <w:proofErr w:type="spellEnd"/>
        <w:r w:rsidRPr="00A20AE4">
          <w:rPr>
            <w:rPrChange w:id="493" w:author="涛 龙" w:date="2026-05-06T16:40:00Z">
              <w:rPr>
                <w:rFonts w:asciiTheme="majorHAnsi" w:eastAsia="黑体" w:hAnsiTheme="majorHAnsi" w:cstheme="majorBidi"/>
                <w:sz w:val="32"/>
                <w:szCs w:val="20"/>
              </w:rPr>
            </w:rPrChange>
          </w:rPr>
          <w:t>/page</w:t>
        </w:r>
        <w:r w:rsidRPr="00A20AE4">
          <w:rPr>
            <w:rFonts w:hint="eastAsia"/>
            <w:rPrChange w:id="494" w:author="涛 龙" w:date="2026-05-06T16:40:00Z">
              <w:rPr>
                <w:rFonts w:asciiTheme="majorHAnsi" w:eastAsia="黑体" w:hAnsiTheme="majorHAnsi" w:cstheme="majorBidi" w:hint="eastAsia"/>
                <w:sz w:val="32"/>
                <w:szCs w:val="20"/>
              </w:rPr>
            </w:rPrChange>
          </w:rPr>
          <w:t>两个基础接口。修改医嘱时不直接覆盖原记录，而是插入一条新行并将</w:t>
        </w:r>
        <w:r w:rsidRPr="00A20AE4">
          <w:rPr>
            <w:rPrChange w:id="495" w:author="涛 龙" w:date="2026-05-06T16:40:00Z">
              <w:rPr>
                <w:rFonts w:asciiTheme="majorHAnsi" w:eastAsia="黑体" w:hAnsiTheme="majorHAnsi" w:cstheme="majorBidi"/>
                <w:sz w:val="32"/>
                <w:szCs w:val="20"/>
              </w:rPr>
            </w:rPrChange>
          </w:rPr>
          <w:t>version</w:t>
        </w:r>
        <w:r w:rsidRPr="00A20AE4">
          <w:rPr>
            <w:rFonts w:hint="eastAsia"/>
            <w:rPrChange w:id="496" w:author="涛 龙" w:date="2026-05-06T16:40:00Z">
              <w:rPr>
                <w:rFonts w:asciiTheme="majorHAnsi" w:eastAsia="黑体" w:hAnsiTheme="majorHAnsi" w:cstheme="majorBidi" w:hint="eastAsia"/>
                <w:sz w:val="32"/>
                <w:szCs w:val="20"/>
              </w:rPr>
            </w:rPrChange>
          </w:rPr>
          <w:t>字段自增，前端查询时按</w:t>
        </w:r>
        <w:r w:rsidRPr="00A20AE4">
          <w:rPr>
            <w:rPrChange w:id="497" w:author="涛 龙" w:date="2026-05-06T16:40:00Z">
              <w:rPr>
                <w:rFonts w:asciiTheme="majorHAnsi" w:eastAsia="黑体" w:hAnsiTheme="majorHAnsi" w:cstheme="majorBidi"/>
                <w:sz w:val="32"/>
                <w:szCs w:val="20"/>
              </w:rPr>
            </w:rPrChange>
          </w:rPr>
          <w:t>version DESC</w:t>
        </w:r>
        <w:r w:rsidRPr="00A20AE4">
          <w:rPr>
            <w:rFonts w:hint="eastAsia"/>
            <w:rPrChange w:id="498" w:author="涛 龙" w:date="2026-05-06T16:40:00Z">
              <w:rPr>
                <w:rFonts w:asciiTheme="majorHAnsi" w:eastAsia="黑体" w:hAnsiTheme="majorHAnsi" w:cstheme="majorBidi" w:hint="eastAsia"/>
                <w:sz w:val="32"/>
                <w:szCs w:val="20"/>
              </w:rPr>
            </w:rPrChange>
          </w:rPr>
          <w:t>取首条展示，保留了完整的版本历史。</w:t>
        </w:r>
      </w:ins>
      <w:del w:id="499" w:author="涛 龙" w:date="2026-05-07T20:54:00Z">
        <w:r w:rsidDel="007F2A2E">
          <w:rPr>
            <w:rFonts w:hint="eastAsia"/>
          </w:rPr>
          <w:delText>表格</w:delText>
        </w:r>
        <w:r w:rsidDel="007F2A2E">
          <w:rPr>
            <w:rFonts w:hint="eastAsia"/>
          </w:rPr>
          <w:delText xml:space="preserve"> </w:delText>
        </w:r>
        <w:r w:rsidDel="007F2A2E">
          <w:fldChar w:fldCharType="begin"/>
        </w:r>
        <w:r w:rsidDel="007F2A2E">
          <w:delInstrText xml:space="preserve"> </w:delInstrText>
        </w:r>
        <w:r w:rsidDel="007F2A2E">
          <w:rPr>
            <w:rFonts w:hint="eastAsia"/>
          </w:rPr>
          <w:delInstrText xml:space="preserve">SEQ </w:delInstrText>
        </w:r>
        <w:r w:rsidDel="007F2A2E">
          <w:rPr>
            <w:rFonts w:hint="eastAsia"/>
          </w:rPr>
          <w:delInstrText>表格</w:delInstrText>
        </w:r>
        <w:r w:rsidDel="007F2A2E">
          <w:rPr>
            <w:rFonts w:hint="eastAsia"/>
          </w:rPr>
          <w:delInstrText xml:space="preserve"> \* ARABIC</w:delInstrText>
        </w:r>
        <w:r w:rsidDel="007F2A2E">
          <w:delInstrText xml:space="preserve"> </w:delInstrText>
        </w:r>
        <w:r w:rsidDel="007F2A2E">
          <w:fldChar w:fldCharType="separate"/>
        </w:r>
        <w:r w:rsidDel="007F2A2E">
          <w:rPr>
            <w:noProof/>
          </w:rPr>
          <w:delText>1</w:delText>
        </w:r>
        <w:r w:rsidDel="007F2A2E">
          <w:fldChar w:fldCharType="end"/>
        </w:r>
      </w:del>
    </w:p>
    <w:p w14:paraId="067CFFB6" w14:textId="77777777" w:rsidR="0082163A" w:rsidRDefault="0082163A" w:rsidP="0082163A">
      <w:pPr>
        <w:pStyle w:val="ae"/>
        <w:ind w:firstLine="480"/>
        <w:pPrChange w:id="500" w:author="涛 龙" w:date="2026-05-07T20:54:00Z">
          <w:pPr>
            <w:pStyle w:val="aa"/>
            <w:keepNext/>
          </w:pPr>
        </w:pPrChange>
      </w:pPr>
      <w:ins w:id="501" w:author="涛 龙" w:date="2026-05-08T13:25:00Z">
        <w:r>
          <w:t>系统实现后的</w:t>
        </w:r>
        <w:r w:rsidRPr="0062380D">
          <w:rPr>
            <w:rFonts w:hint="eastAsia"/>
            <w:rPrChange w:id="502" w:author="涛 龙" w:date="2026-05-08T13:25:00Z">
              <w:rPr>
                <w:rFonts w:hint="eastAsia"/>
                <w:sz w:val="21"/>
                <w:szCs w:val="21"/>
              </w:rPr>
            </w:rPrChange>
          </w:rPr>
          <w:t>医嘱开具界面</w:t>
        </w:r>
        <w:r>
          <w:t>如图</w:t>
        </w:r>
        <w:r>
          <w:t>5-4</w:t>
        </w:r>
        <w:r>
          <w:t>所示。</w:t>
        </w:r>
      </w:ins>
    </w:p>
    <w:tbl>
      <w:tblPr>
        <w:tblStyle w:val="ad"/>
        <w:tblW w:w="0" w:type="auto"/>
        <w:tblLook w:val="04A0" w:firstRow="1" w:lastRow="0" w:firstColumn="1" w:lastColumn="0" w:noHBand="0" w:noVBand="1"/>
        <w:tblPrChange w:id="503" w:author="涛 龙" w:date="2026-05-08T12:29:00Z">
          <w:tblPr>
            <w:tblStyle w:val="ad"/>
            <w:tblW w:w="0" w:type="auto"/>
            <w:tblLook w:val="04A0" w:firstRow="1" w:lastRow="0" w:firstColumn="1" w:lastColumn="0" w:noHBand="0" w:noVBand="1"/>
          </w:tblPr>
        </w:tblPrChange>
      </w:tblPr>
      <w:tblGrid>
        <w:gridCol w:w="8296"/>
        <w:tblGridChange w:id="504">
          <w:tblGrid>
            <w:gridCol w:w="9061"/>
          </w:tblGrid>
        </w:tblGridChange>
      </w:tblGrid>
      <w:tr w:rsidR="0082163A" w14:paraId="06EF9CF3" w14:textId="77777777" w:rsidTr="00B36260">
        <w:trPr>
          <w:ins w:id="505" w:author="涛 龙" w:date="2026-05-07T20:54:00Z"/>
        </w:trPr>
        <w:tc>
          <w:tcPr>
            <w:tcW w:w="9061" w:type="dxa"/>
            <w:tcPrChange w:id="506" w:author="涛 龙" w:date="2026-05-08T12:29:00Z">
              <w:tcPr>
                <w:tcW w:w="9061" w:type="dxa"/>
              </w:tcPr>
            </w:tcPrChange>
          </w:tcPr>
          <w:p w14:paraId="046A8EA9" w14:textId="77777777" w:rsidR="0082163A" w:rsidRPr="007F2A2E" w:rsidRDefault="0082163A" w:rsidP="00B36260">
            <w:pPr>
              <w:pStyle w:val="ae"/>
              <w:ind w:firstLine="420"/>
              <w:jc w:val="center"/>
              <w:rPr>
                <w:ins w:id="507" w:author="涛 龙" w:date="2026-05-07T20:54:00Z"/>
                <w:sz w:val="21"/>
                <w:szCs w:val="21"/>
                <w:rPrChange w:id="508" w:author="涛 龙" w:date="2026-05-07T20:55:00Z">
                  <w:rPr>
                    <w:ins w:id="509" w:author="涛 龙" w:date="2026-05-07T20:54:00Z"/>
                  </w:rPr>
                </w:rPrChange>
              </w:rPr>
              <w:pPrChange w:id="510" w:author="涛 龙" w:date="2026-05-07T20:55:00Z">
                <w:pPr>
                  <w:pStyle w:val="ae"/>
                </w:pPr>
              </w:pPrChange>
            </w:pPr>
            <w:ins w:id="511" w:author="涛 龙" w:date="2026-05-07T20:55:00Z">
              <w:r w:rsidRPr="007F2A2E">
                <w:rPr>
                  <w:rFonts w:hint="eastAsia"/>
                  <w:sz w:val="21"/>
                  <w:szCs w:val="21"/>
                  <w:rPrChange w:id="512" w:author="涛 龙" w:date="2026-05-07T20:55:00Z">
                    <w:rPr>
                      <w:rFonts w:hint="eastAsia"/>
                    </w:rPr>
                  </w:rPrChange>
                </w:rPr>
                <w:lastRenderedPageBreak/>
                <w:t>图</w:t>
              </w:r>
              <w:r w:rsidRPr="007F2A2E">
                <w:rPr>
                  <w:sz w:val="21"/>
                  <w:szCs w:val="21"/>
                  <w:rPrChange w:id="513" w:author="涛 龙" w:date="2026-05-07T20:55:00Z">
                    <w:rPr/>
                  </w:rPrChange>
                </w:rPr>
                <w:t>5-13</w:t>
              </w:r>
              <w:r w:rsidRPr="007F2A2E">
                <w:rPr>
                  <w:rFonts w:hint="eastAsia"/>
                  <w:sz w:val="21"/>
                  <w:szCs w:val="21"/>
                  <w:rPrChange w:id="514" w:author="涛 龙" w:date="2026-05-07T20:55:00Z">
                    <w:rPr>
                      <w:rFonts w:hint="eastAsia"/>
                    </w:rPr>
                  </w:rPrChange>
                </w:rPr>
                <w:t>医嘱开具界面</w:t>
              </w:r>
            </w:ins>
            <w:ins w:id="515" w:author="涛 龙" w:date="2026-05-07T20:54:00Z">
              <w:r w:rsidRPr="007F2A2E">
                <w:rPr>
                  <w:noProof/>
                  <w:sz w:val="21"/>
                  <w:szCs w:val="21"/>
                  <w:rPrChange w:id="516" w:author="涛 龙" w:date="2026-05-07T20:55:00Z">
                    <w:rPr>
                      <w:noProof/>
                    </w:rPr>
                  </w:rPrChange>
                </w:rPr>
                <w:drawing>
                  <wp:anchor distT="0" distB="0" distL="114300" distR="114300" simplePos="0" relativeHeight="251673600" behindDoc="0" locked="0" layoutInCell="1" allowOverlap="1" wp14:anchorId="0D337A05" wp14:editId="0ADCCD50">
                    <wp:simplePos x="0" y="0"/>
                    <wp:positionH relativeFrom="column">
                      <wp:posOffset>-65294</wp:posOffset>
                    </wp:positionH>
                    <wp:positionV relativeFrom="paragraph">
                      <wp:posOffset>30704</wp:posOffset>
                    </wp:positionV>
                    <wp:extent cx="5760085" cy="2882265"/>
                    <wp:effectExtent l="0" t="0" r="0" b="0"/>
                    <wp:wrapSquare wrapText="bothSides"/>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882265"/>
                            </a:xfrm>
                            <a:prstGeom prst="rect">
                              <a:avLst/>
                            </a:prstGeom>
                          </pic:spPr>
                        </pic:pic>
                      </a:graphicData>
                    </a:graphic>
                    <wp14:sizeRelH relativeFrom="page">
                      <wp14:pctWidth>0</wp14:pctWidth>
                    </wp14:sizeRelH>
                    <wp14:sizeRelV relativeFrom="page">
                      <wp14:pctHeight>0</wp14:pctHeight>
                    </wp14:sizeRelV>
                  </wp:anchor>
                </w:drawing>
              </w:r>
            </w:ins>
          </w:p>
        </w:tc>
      </w:tr>
    </w:tbl>
    <w:p w14:paraId="63A673C7" w14:textId="77777777" w:rsidR="00DF3BFC" w:rsidRPr="0082163A" w:rsidRDefault="00DF3BFC" w:rsidP="0082163A">
      <w:pPr>
        <w:ind w:firstLine="480"/>
      </w:pPr>
    </w:p>
    <w:sectPr w:rsidR="00DF3BFC" w:rsidRPr="0082163A">
      <w:headerReference w:type="even" r:id="rId26"/>
      <w:headerReference w:type="default" r:id="rId27"/>
      <w:footerReference w:type="even" r:id="rId28"/>
      <w:footerReference w:type="default" r:id="rId29"/>
      <w:headerReference w:type="first" r:id="rId30"/>
      <w:footerReference w:type="first" r:id="rId3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SL" w:date="2026-05-04T20:52:00Z" w:initials="">
    <w:p w14:paraId="53BD3214" w14:textId="77777777" w:rsidR="0082163A" w:rsidRDefault="0082163A" w:rsidP="0082163A">
      <w:pPr>
        <w:pStyle w:val="ab"/>
        <w:ind w:firstLine="480"/>
      </w:pPr>
      <w:r>
        <w:rPr>
          <w:rStyle w:val="af4"/>
        </w:rPr>
        <w:annotationRef/>
      </w:r>
      <w:r>
        <w:rPr>
          <w:rFonts w:hint="eastAsia"/>
        </w:rPr>
        <w:t>系统有这个功能模块吗？</w:t>
      </w:r>
    </w:p>
  </w:comment>
  <w:comment w:id="24" w:author="zhang" w:date="2026-05-10T15:23:00Z" w:initials="zh">
    <w:p w14:paraId="1C371610" w14:textId="77777777" w:rsidR="0082163A" w:rsidRDefault="0082163A" w:rsidP="0082163A">
      <w:pPr>
        <w:pStyle w:val="ab"/>
        <w:ind w:firstLine="480"/>
      </w:pPr>
      <w:r>
        <w:rPr>
          <w:rStyle w:val="af4"/>
        </w:rPr>
        <w:annotationRef/>
      </w:r>
      <w:r>
        <w:rPr>
          <w:rFonts w:hint="eastAsia"/>
        </w:rPr>
        <w:t>尽量使用规范流程图</w:t>
      </w:r>
    </w:p>
  </w:comment>
  <w:comment w:id="73" w:author="zhang" w:date="2026-05-10T15:26:00Z" w:initials="zh">
    <w:p w14:paraId="085633C4" w14:textId="77777777" w:rsidR="0082163A" w:rsidRDefault="0082163A" w:rsidP="0082163A">
      <w:pPr>
        <w:pStyle w:val="ab"/>
        <w:ind w:firstLine="480"/>
      </w:pPr>
      <w:r>
        <w:rPr>
          <w:rStyle w:val="af4"/>
        </w:rPr>
        <w:annotationRef/>
      </w:r>
      <w:r>
        <w:rPr>
          <w:rFonts w:hint="eastAsia"/>
        </w:rPr>
        <w:t>图中的方框圆圈是什么含义？没有解释说明。为什么下方哪些所谓“字段”的表示方法不一致？本章所有类图都要仔细检查，看看是否正确</w:t>
      </w:r>
    </w:p>
  </w:comment>
  <w:comment w:id="82" w:author="zhang" w:date="2026-05-10T15:26:00Z" w:initials="zh">
    <w:p w14:paraId="6E0C9269" w14:textId="77777777" w:rsidR="0082163A" w:rsidRDefault="0082163A" w:rsidP="0082163A">
      <w:pPr>
        <w:pStyle w:val="ab"/>
        <w:ind w:firstLine="480"/>
      </w:pPr>
      <w:r>
        <w:rPr>
          <w:rStyle w:val="af4"/>
        </w:rPr>
        <w:annotationRef/>
      </w:r>
      <w:r>
        <w:rPr>
          <w:rFonts w:hint="eastAsia"/>
        </w:rPr>
        <w:t>分别什么作用？</w:t>
      </w:r>
    </w:p>
  </w:comment>
  <w:comment w:id="84" w:author="zhang" w:date="2026-05-10T15:27:00Z" w:initials="zh">
    <w:p w14:paraId="7359A66D" w14:textId="77777777" w:rsidR="0082163A" w:rsidRDefault="0082163A" w:rsidP="0082163A">
      <w:pPr>
        <w:pStyle w:val="ab"/>
        <w:ind w:firstLine="480"/>
      </w:pPr>
      <w:r>
        <w:rPr>
          <w:rStyle w:val="af4"/>
        </w:rPr>
        <w:annotationRef/>
      </w:r>
      <w:r>
        <w:rPr>
          <w:rFonts w:hint="eastAsia"/>
        </w:rPr>
        <w:t>何意？第一个</w:t>
      </w:r>
      <w:proofErr w:type="spellStart"/>
      <w:r>
        <w:rPr>
          <w:rFonts w:hint="eastAsia"/>
        </w:rPr>
        <w:t>patientinfo</w:t>
      </w:r>
      <w:proofErr w:type="spellEnd"/>
      <w:r>
        <w:rPr>
          <w:rFonts w:hint="eastAsia"/>
        </w:rPr>
        <w:t>也算列表吗？</w:t>
      </w:r>
    </w:p>
  </w:comment>
  <w:comment w:id="118" w:author="zhang" w:date="2026-05-10T15:29:00Z" w:initials="zh">
    <w:p w14:paraId="51528D2C" w14:textId="77777777" w:rsidR="0082163A" w:rsidRDefault="0082163A" w:rsidP="0082163A">
      <w:pPr>
        <w:pStyle w:val="ab"/>
        <w:ind w:firstLine="480"/>
      </w:pPr>
      <w:r>
        <w:rPr>
          <w:rStyle w:val="af4"/>
        </w:rPr>
        <w:annotationRef/>
      </w:r>
      <w:r>
        <w:rPr>
          <w:rFonts w:hint="eastAsia"/>
        </w:rPr>
        <w:t>文字下方大片空白要去掉，可适当调整图文位置来避免。简要介绍一下</w:t>
      </w:r>
      <w:r>
        <w:t>5-4</w:t>
      </w:r>
    </w:p>
  </w:comment>
  <w:comment w:id="155" w:author="zhang" w:date="2026-05-10T15:31:00Z" w:initials="zh">
    <w:p w14:paraId="66FEA846" w14:textId="77777777" w:rsidR="0082163A" w:rsidRDefault="0082163A" w:rsidP="0082163A">
      <w:pPr>
        <w:pStyle w:val="ab"/>
        <w:ind w:firstLine="480"/>
      </w:pPr>
      <w:r>
        <w:rPr>
          <w:rStyle w:val="af4"/>
        </w:rPr>
        <w:annotationRef/>
      </w:r>
      <w:r>
        <w:rPr>
          <w:rFonts w:hint="eastAsia"/>
        </w:rPr>
        <w:t>这个没有类图、时序图？</w:t>
      </w:r>
    </w:p>
  </w:comment>
  <w:comment w:id="211" w:author="zhang" w:date="2026-05-10T15:30:00Z" w:initials="zh">
    <w:p w14:paraId="528A76B8" w14:textId="77777777" w:rsidR="0082163A" w:rsidRDefault="0082163A" w:rsidP="0082163A">
      <w:pPr>
        <w:pStyle w:val="ab"/>
        <w:ind w:firstLine="480"/>
      </w:pPr>
      <w:r>
        <w:rPr>
          <w:rStyle w:val="af4"/>
        </w:rPr>
        <w:annotationRef/>
      </w:r>
      <w:r>
        <w:rPr>
          <w:rFonts w:hint="eastAsia"/>
        </w:rPr>
        <w:t>同样的页面布局问题</w:t>
      </w:r>
    </w:p>
  </w:comment>
  <w:comment w:id="231" w:author="zhang" w:date="2026-05-10T15:31:00Z" w:initials="zh">
    <w:p w14:paraId="24F96343" w14:textId="77777777" w:rsidR="0082163A" w:rsidRDefault="0082163A" w:rsidP="0082163A">
      <w:pPr>
        <w:pStyle w:val="ab"/>
        <w:ind w:firstLine="480"/>
      </w:pPr>
      <w:r>
        <w:rPr>
          <w:rStyle w:val="af4"/>
        </w:rPr>
        <w:annotationRef/>
      </w:r>
      <w:r>
        <w:rPr>
          <w:rFonts w:hint="eastAsia"/>
        </w:rPr>
        <w:t>多余的口语化的说法。尽量避免非学术性自我评价</w:t>
      </w:r>
    </w:p>
  </w:comment>
  <w:comment w:id="317" w:author="zhang" w:date="2026-05-10T15:33:00Z" w:initials="zh">
    <w:p w14:paraId="0E61C2D5" w14:textId="77777777" w:rsidR="0082163A" w:rsidRDefault="0082163A" w:rsidP="0082163A">
      <w:pPr>
        <w:pStyle w:val="ab"/>
        <w:ind w:firstLine="480"/>
      </w:pPr>
      <w:r>
        <w:rPr>
          <w:rStyle w:val="af4"/>
        </w:rPr>
        <w:annotationRef/>
      </w:r>
      <w:r>
        <w:rPr>
          <w:rFonts w:hint="eastAsia"/>
        </w:rPr>
        <w:t>图片变形了，</w:t>
      </w:r>
      <w:proofErr w:type="gramStart"/>
      <w:r>
        <w:rPr>
          <w:rFonts w:hint="eastAsia"/>
        </w:rPr>
        <w:t>请保同类</w:t>
      </w:r>
      <w:proofErr w:type="gramEnd"/>
      <w:r>
        <w:rPr>
          <w:rFonts w:hint="eastAsia"/>
        </w:rPr>
        <w:t>图片的样式规格的一致性。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BD3214" w15:done="0"/>
  <w15:commentEx w15:paraId="1C371610" w15:done="0"/>
  <w15:commentEx w15:paraId="085633C4" w15:done="0"/>
  <w15:commentEx w15:paraId="6E0C9269" w15:done="0"/>
  <w15:commentEx w15:paraId="7359A66D" w15:done="0"/>
  <w15:commentEx w15:paraId="51528D2C" w15:done="0"/>
  <w15:commentEx w15:paraId="66FEA846" w15:done="0"/>
  <w15:commentEx w15:paraId="528A76B8" w15:done="0"/>
  <w15:commentEx w15:paraId="24F96343" w15:done="0"/>
  <w15:commentEx w15:paraId="0E61C2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ACB73F9" w16cex:dateUtc="2026-05-10T07:23:00Z"/>
  <w16cex:commentExtensible w16cex:durableId="495CB79C" w16cex:dateUtc="2026-05-10T07:26:00Z"/>
  <w16cex:commentExtensible w16cex:durableId="3460B058" w16cex:dateUtc="2026-05-10T07:26:00Z"/>
  <w16cex:commentExtensible w16cex:durableId="019D69EF" w16cex:dateUtc="2026-05-10T07:27:00Z"/>
  <w16cex:commentExtensible w16cex:durableId="7CAC2A14" w16cex:dateUtc="2026-05-10T07:29:00Z"/>
  <w16cex:commentExtensible w16cex:durableId="0CED582A" w16cex:dateUtc="2026-05-10T07:31:00Z"/>
  <w16cex:commentExtensible w16cex:durableId="305301F6" w16cex:dateUtc="2026-05-10T07:30:00Z"/>
  <w16cex:commentExtensible w16cex:durableId="1C968F14" w16cex:dateUtc="2026-05-10T07:31:00Z"/>
  <w16cex:commentExtensible w16cex:durableId="4A1E2783" w16cex:dateUtc="2026-05-10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BD3214" w16cid:durableId="2DA4E58D"/>
  <w16cid:commentId w16cid:paraId="1C371610" w16cid:durableId="5ACB73F9"/>
  <w16cid:commentId w16cid:paraId="085633C4" w16cid:durableId="495CB79C"/>
  <w16cid:commentId w16cid:paraId="6E0C9269" w16cid:durableId="3460B058"/>
  <w16cid:commentId w16cid:paraId="7359A66D" w16cid:durableId="019D69EF"/>
  <w16cid:commentId w16cid:paraId="51528D2C" w16cid:durableId="7CAC2A14"/>
  <w16cid:commentId w16cid:paraId="66FEA846" w16cid:durableId="0CED582A"/>
  <w16cid:commentId w16cid:paraId="528A76B8" w16cid:durableId="305301F6"/>
  <w16cid:commentId w16cid:paraId="24F96343" w16cid:durableId="1C968F14"/>
  <w16cid:commentId w16cid:paraId="0E61C2D5" w16cid:durableId="4A1E2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D58D9" w14:textId="77777777" w:rsidR="001E34AE" w:rsidRDefault="001E34AE" w:rsidP="0082163A">
      <w:pPr>
        <w:ind w:firstLine="480"/>
      </w:pPr>
      <w:r>
        <w:separator/>
      </w:r>
    </w:p>
  </w:endnote>
  <w:endnote w:type="continuationSeparator" w:id="0">
    <w:p w14:paraId="5C645AB3" w14:textId="77777777" w:rsidR="001E34AE" w:rsidRDefault="001E34AE" w:rsidP="0082163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830A2" w14:textId="77777777" w:rsidR="0082163A" w:rsidRDefault="0082163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BE214" w14:textId="77777777" w:rsidR="0082163A" w:rsidRDefault="0082163A">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27875" w14:textId="77777777" w:rsidR="0082163A" w:rsidRDefault="0082163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43B11" w14:textId="77777777" w:rsidR="001E34AE" w:rsidRDefault="001E34AE" w:rsidP="0082163A">
      <w:pPr>
        <w:ind w:firstLine="480"/>
      </w:pPr>
      <w:r>
        <w:separator/>
      </w:r>
    </w:p>
  </w:footnote>
  <w:footnote w:type="continuationSeparator" w:id="0">
    <w:p w14:paraId="2BA7BC7F" w14:textId="77777777" w:rsidR="001E34AE" w:rsidRDefault="001E34AE" w:rsidP="0082163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9F68B" w14:textId="77777777" w:rsidR="0082163A" w:rsidRDefault="0082163A">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ACD9C" w14:textId="77777777" w:rsidR="0082163A" w:rsidRDefault="0082163A">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B2278" w14:textId="77777777" w:rsidR="0082163A" w:rsidRDefault="0082163A">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77295"/>
    <w:multiLevelType w:val="multilevel"/>
    <w:tmpl w:val="48404BDE"/>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360"/>
        </w:tabs>
        <w:ind w:left="0" w:firstLine="0"/>
      </w:pPr>
      <w:rPr>
        <w:rFonts w:hint="eastAsia"/>
      </w:rPr>
    </w:lvl>
    <w:lvl w:ilvl="2">
      <w:start w:val="1"/>
      <w:numFmt w:val="decimal"/>
      <w:pStyle w:val="3"/>
      <w:lvlText w:val="%1.%2.%3"/>
      <w:lvlJc w:val="left"/>
      <w:pPr>
        <w:tabs>
          <w:tab w:val="left" w:pos="360"/>
        </w:tabs>
        <w:ind w:left="0" w:firstLine="0"/>
      </w:pPr>
      <w:rPr>
        <w:rFonts w:hint="eastAsia"/>
      </w:rPr>
    </w:lvl>
    <w:lvl w:ilvl="3">
      <w:start w:val="1"/>
      <w:numFmt w:val="decimal"/>
      <w:lvlText w:val="%1.%2.%3.%4"/>
      <w:lvlJc w:val="left"/>
      <w:pPr>
        <w:tabs>
          <w:tab w:val="left" w:pos="360"/>
        </w:tabs>
        <w:ind w:left="0" w:firstLine="0"/>
      </w:pPr>
      <w:rPr>
        <w:rFonts w:hint="eastAsia"/>
      </w:rPr>
    </w:lvl>
    <w:lvl w:ilvl="4">
      <w:start w:val="1"/>
      <w:numFmt w:val="decimal"/>
      <w:lvlText w:val="%1.%2.%3.%4.%5"/>
      <w:lvlJc w:val="left"/>
      <w:pPr>
        <w:tabs>
          <w:tab w:val="left" w:pos="360"/>
        </w:tabs>
        <w:ind w:left="0" w:firstLine="0"/>
      </w:pPr>
      <w:rPr>
        <w:rFonts w:hint="eastAsia"/>
      </w:rPr>
    </w:lvl>
    <w:lvl w:ilvl="5">
      <w:start w:val="1"/>
      <w:numFmt w:val="decimal"/>
      <w:lvlText w:val="%1.%2.%3.%4.%5.%6"/>
      <w:lvlJc w:val="left"/>
      <w:pPr>
        <w:tabs>
          <w:tab w:val="left" w:pos="360"/>
        </w:tabs>
        <w:ind w:left="0" w:firstLine="0"/>
      </w:pPr>
      <w:rPr>
        <w:rFonts w:hint="eastAsia"/>
      </w:rPr>
    </w:lvl>
    <w:lvl w:ilvl="6">
      <w:start w:val="1"/>
      <w:numFmt w:val="decimal"/>
      <w:lvlText w:val="%1.%2.%3.%4.%5.%6.%7"/>
      <w:lvlJc w:val="left"/>
      <w:pPr>
        <w:tabs>
          <w:tab w:val="left" w:pos="360"/>
        </w:tabs>
        <w:ind w:left="0" w:firstLine="0"/>
      </w:pPr>
      <w:rPr>
        <w:rFonts w:hint="eastAsia"/>
      </w:rPr>
    </w:lvl>
    <w:lvl w:ilvl="7">
      <w:start w:val="1"/>
      <w:numFmt w:val="decimal"/>
      <w:lvlText w:val="%1.%2.%3.%4.%5.%6.%7.%8"/>
      <w:lvlJc w:val="left"/>
      <w:pPr>
        <w:tabs>
          <w:tab w:val="left" w:pos="360"/>
        </w:tabs>
        <w:ind w:left="0" w:firstLine="0"/>
      </w:pPr>
      <w:rPr>
        <w:rFonts w:hint="eastAsia"/>
      </w:rPr>
    </w:lvl>
    <w:lvl w:ilvl="8">
      <w:start w:val="1"/>
      <w:numFmt w:val="decimal"/>
      <w:lvlText w:val="%1.%2.%3.%4.%5.%6.%7.%8.%9"/>
      <w:lvlJc w:val="left"/>
      <w:pPr>
        <w:tabs>
          <w:tab w:val="left" w:pos="360"/>
        </w:tabs>
        <w:ind w:left="0" w:firstLine="0"/>
      </w:pPr>
      <w:rPr>
        <w:rFonts w:hint="eastAsi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涛 龙">
    <w15:presenceInfo w15:providerId="Windows Live" w15:userId="650378e60cfd0fb3"/>
  </w15:person>
  <w15:person w15:author="zhang">
    <w15:presenceInfo w15:providerId="None" w15:userI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DAE"/>
    <w:rsid w:val="001E34AE"/>
    <w:rsid w:val="004071FD"/>
    <w:rsid w:val="0082163A"/>
    <w:rsid w:val="00B43DAE"/>
    <w:rsid w:val="00DD2B0B"/>
    <w:rsid w:val="00DF3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4F93C"/>
  <w15:chartTrackingRefBased/>
  <w15:docId w15:val="{96598BBD-7B53-4702-B2D2-737CC0B3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2163A"/>
    <w:pPr>
      <w:widowControl w:val="0"/>
      <w:jc w:val="both"/>
    </w:pPr>
    <w:rPr>
      <w:rFonts w:ascii="Times New Roman" w:eastAsia="宋体" w:hAnsi="Times New Roman" w:cs="Times New Roman"/>
      <w:szCs w:val="24"/>
    </w:rPr>
  </w:style>
  <w:style w:type="paragraph" w:styleId="20">
    <w:name w:val="heading 2"/>
    <w:basedOn w:val="a"/>
    <w:link w:val="21"/>
    <w:uiPriority w:val="9"/>
    <w:qFormat/>
    <w:rsid w:val="0082163A"/>
    <w:pPr>
      <w:widowControl/>
      <w:spacing w:before="100" w:beforeAutospacing="1" w:after="100" w:afterAutospacing="1"/>
      <w:jc w:val="left"/>
      <w:outlineLvl w:val="1"/>
    </w:pPr>
    <w:rPr>
      <w:rFonts w:ascii="宋体" w:hAnsi="宋体" w:cs="宋体"/>
      <w:b/>
      <w:bCs/>
      <w:kern w:val="0"/>
      <w:sz w:val="36"/>
      <w:szCs w:val="36"/>
    </w:rPr>
  </w:style>
  <w:style w:type="paragraph" w:styleId="30">
    <w:name w:val="heading 3"/>
    <w:basedOn w:val="a"/>
    <w:link w:val="31"/>
    <w:uiPriority w:val="9"/>
    <w:qFormat/>
    <w:rsid w:val="0082163A"/>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D2B0B"/>
    <w:rPr>
      <w:rFonts w:ascii="Times New Roman" w:eastAsia="宋体" w:hAnsi="Times New Roman"/>
      <w:sz w:val="24"/>
      <w:szCs w:val="21"/>
    </w:rPr>
    <w:tblPr>
      <w:tblBorders>
        <w:top w:val="single" w:sz="12" w:space="0" w:color="auto"/>
        <w:bottom w:val="single" w:sz="12" w:space="0" w:color="auto"/>
      </w:tblBorders>
    </w:tblPr>
    <w:tblStylePr w:type="firstRow">
      <w:rPr>
        <w:b/>
      </w:rPr>
      <w:tblPr/>
      <w:tcPr>
        <w:tcBorders>
          <w:bottom w:val="single" w:sz="4" w:space="0" w:color="auto"/>
        </w:tcBorders>
      </w:tcPr>
    </w:tblStylePr>
  </w:style>
  <w:style w:type="paragraph" w:styleId="a4">
    <w:name w:val="header"/>
    <w:basedOn w:val="a"/>
    <w:link w:val="a5"/>
    <w:uiPriority w:val="99"/>
    <w:unhideWhenUsed/>
    <w:rsid w:val="0082163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2163A"/>
    <w:rPr>
      <w:rFonts w:ascii="Times New Roman" w:eastAsia="宋体" w:hAnsi="Times New Roman"/>
      <w:sz w:val="18"/>
      <w:szCs w:val="18"/>
    </w:rPr>
  </w:style>
  <w:style w:type="paragraph" w:styleId="a6">
    <w:name w:val="footer"/>
    <w:basedOn w:val="a"/>
    <w:link w:val="a7"/>
    <w:uiPriority w:val="99"/>
    <w:unhideWhenUsed/>
    <w:rsid w:val="0082163A"/>
    <w:pPr>
      <w:tabs>
        <w:tab w:val="center" w:pos="4153"/>
        <w:tab w:val="right" w:pos="8306"/>
      </w:tabs>
      <w:snapToGrid w:val="0"/>
      <w:jc w:val="left"/>
    </w:pPr>
    <w:rPr>
      <w:sz w:val="18"/>
      <w:szCs w:val="18"/>
    </w:rPr>
  </w:style>
  <w:style w:type="character" w:customStyle="1" w:styleId="a7">
    <w:name w:val="页脚 字符"/>
    <w:basedOn w:val="a0"/>
    <w:link w:val="a6"/>
    <w:uiPriority w:val="99"/>
    <w:rsid w:val="0082163A"/>
    <w:rPr>
      <w:rFonts w:ascii="Times New Roman" w:eastAsia="宋体" w:hAnsi="Times New Roman"/>
      <w:sz w:val="18"/>
      <w:szCs w:val="18"/>
    </w:rPr>
  </w:style>
  <w:style w:type="character" w:customStyle="1" w:styleId="21">
    <w:name w:val="标题 2 字符"/>
    <w:basedOn w:val="a0"/>
    <w:link w:val="20"/>
    <w:uiPriority w:val="9"/>
    <w:rsid w:val="0082163A"/>
    <w:rPr>
      <w:rFonts w:ascii="宋体" w:eastAsia="宋体" w:hAnsi="宋体" w:cs="宋体"/>
      <w:b/>
      <w:bCs/>
      <w:kern w:val="0"/>
      <w:sz w:val="36"/>
      <w:szCs w:val="36"/>
    </w:rPr>
  </w:style>
  <w:style w:type="character" w:customStyle="1" w:styleId="31">
    <w:name w:val="标题 3 字符"/>
    <w:basedOn w:val="a0"/>
    <w:link w:val="30"/>
    <w:uiPriority w:val="9"/>
    <w:rsid w:val="0082163A"/>
    <w:rPr>
      <w:rFonts w:ascii="宋体" w:eastAsia="宋体" w:hAnsi="宋体" w:cs="宋体"/>
      <w:b/>
      <w:bCs/>
      <w:kern w:val="0"/>
      <w:sz w:val="27"/>
      <w:szCs w:val="27"/>
    </w:rPr>
  </w:style>
  <w:style w:type="paragraph" w:styleId="a8">
    <w:name w:val="Normal (Web)"/>
    <w:basedOn w:val="a"/>
    <w:uiPriority w:val="99"/>
    <w:unhideWhenUsed/>
    <w:qFormat/>
    <w:rsid w:val="0082163A"/>
    <w:pPr>
      <w:widowControl/>
      <w:spacing w:before="100" w:beforeAutospacing="1" w:after="100" w:afterAutospacing="1"/>
      <w:jc w:val="left"/>
    </w:pPr>
    <w:rPr>
      <w:rFonts w:ascii="宋体" w:hAnsi="宋体" w:cs="宋体"/>
      <w:kern w:val="0"/>
    </w:rPr>
  </w:style>
  <w:style w:type="character" w:styleId="HTML">
    <w:name w:val="HTML Code"/>
    <w:basedOn w:val="a0"/>
    <w:uiPriority w:val="99"/>
    <w:unhideWhenUsed/>
    <w:qFormat/>
    <w:rsid w:val="0082163A"/>
    <w:rPr>
      <w:rFonts w:ascii="宋体" w:eastAsia="宋体" w:hAnsi="宋体" w:cs="宋体"/>
      <w:sz w:val="24"/>
      <w:szCs w:val="24"/>
    </w:rPr>
  </w:style>
  <w:style w:type="paragraph" w:styleId="HTML0">
    <w:name w:val="HTML Preformatted"/>
    <w:basedOn w:val="a"/>
    <w:link w:val="HTML1"/>
    <w:uiPriority w:val="99"/>
    <w:semiHidden/>
    <w:unhideWhenUsed/>
    <w:rsid w:val="008216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1">
    <w:name w:val="HTML 预设格式 字符"/>
    <w:basedOn w:val="a0"/>
    <w:link w:val="HTML0"/>
    <w:uiPriority w:val="99"/>
    <w:semiHidden/>
    <w:rsid w:val="0082163A"/>
    <w:rPr>
      <w:rFonts w:ascii="宋体" w:eastAsia="宋体" w:hAnsi="宋体" w:cs="宋体"/>
      <w:kern w:val="0"/>
      <w:sz w:val="24"/>
      <w:szCs w:val="24"/>
    </w:rPr>
  </w:style>
  <w:style w:type="character" w:customStyle="1" w:styleId="line">
    <w:name w:val="line"/>
    <w:basedOn w:val="a0"/>
    <w:rsid w:val="0082163A"/>
  </w:style>
  <w:style w:type="character" w:styleId="a9">
    <w:name w:val="Strong"/>
    <w:basedOn w:val="a0"/>
    <w:uiPriority w:val="22"/>
    <w:qFormat/>
    <w:rsid w:val="0082163A"/>
    <w:rPr>
      <w:b/>
      <w:bCs/>
    </w:rPr>
  </w:style>
  <w:style w:type="paragraph" w:styleId="aa">
    <w:name w:val="caption"/>
    <w:basedOn w:val="a"/>
    <w:next w:val="a"/>
    <w:unhideWhenUsed/>
    <w:qFormat/>
    <w:rsid w:val="0082163A"/>
    <w:rPr>
      <w:rFonts w:asciiTheme="majorHAnsi" w:eastAsia="黑体" w:hAnsiTheme="majorHAnsi" w:cstheme="majorBidi"/>
      <w:sz w:val="20"/>
      <w:szCs w:val="20"/>
    </w:rPr>
  </w:style>
  <w:style w:type="paragraph" w:styleId="ab">
    <w:name w:val="annotation text"/>
    <w:basedOn w:val="a"/>
    <w:link w:val="ac"/>
    <w:rsid w:val="0082163A"/>
    <w:pPr>
      <w:jc w:val="left"/>
    </w:pPr>
  </w:style>
  <w:style w:type="character" w:customStyle="1" w:styleId="ac">
    <w:name w:val="批注文字 字符"/>
    <w:basedOn w:val="a0"/>
    <w:link w:val="ab"/>
    <w:rsid w:val="0082163A"/>
    <w:rPr>
      <w:rFonts w:ascii="Times New Roman" w:eastAsia="宋体" w:hAnsi="Times New Roman" w:cs="Times New Roman"/>
      <w:szCs w:val="24"/>
    </w:rPr>
  </w:style>
  <w:style w:type="table" w:styleId="ad">
    <w:name w:val="Table Grid"/>
    <w:basedOn w:val="a1"/>
    <w:qFormat/>
    <w:rsid w:val="0082163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级标题"/>
    <w:basedOn w:val="a"/>
    <w:link w:val="10"/>
    <w:qFormat/>
    <w:rsid w:val="0082163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qFormat/>
    <w:rsid w:val="0082163A"/>
    <w:pPr>
      <w:numPr>
        <w:ilvl w:val="1"/>
        <w:numId w:val="1"/>
      </w:numPr>
      <w:tabs>
        <w:tab w:val="left" w:pos="240"/>
      </w:tabs>
      <w:adjustRightInd w:val="0"/>
      <w:snapToGrid w:val="0"/>
      <w:spacing w:before="480" w:after="360"/>
      <w:jc w:val="left"/>
      <w:outlineLvl w:val="1"/>
    </w:pPr>
    <w:rPr>
      <w:rFonts w:eastAsia="黑体"/>
      <w:sz w:val="30"/>
    </w:rPr>
  </w:style>
  <w:style w:type="paragraph" w:customStyle="1" w:styleId="3">
    <w:name w:val="3级标题"/>
    <w:basedOn w:val="a"/>
    <w:link w:val="32"/>
    <w:qFormat/>
    <w:rsid w:val="0082163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e">
    <w:name w:val="论文正文"/>
    <w:basedOn w:val="a"/>
    <w:link w:val="af"/>
    <w:qFormat/>
    <w:rsid w:val="0082163A"/>
    <w:pPr>
      <w:spacing w:line="400" w:lineRule="exact"/>
      <w:ind w:firstLine="482"/>
    </w:pPr>
    <w:rPr>
      <w:sz w:val="24"/>
    </w:rPr>
  </w:style>
  <w:style w:type="character" w:customStyle="1" w:styleId="af">
    <w:name w:val="论文正文 字符"/>
    <w:basedOn w:val="a0"/>
    <w:link w:val="ae"/>
    <w:qFormat/>
    <w:rsid w:val="0082163A"/>
    <w:rPr>
      <w:rFonts w:ascii="Times New Roman" w:eastAsia="宋体" w:hAnsi="Times New Roman" w:cs="Times New Roman"/>
      <w:sz w:val="24"/>
      <w:szCs w:val="24"/>
    </w:rPr>
  </w:style>
  <w:style w:type="character" w:customStyle="1" w:styleId="10">
    <w:name w:val="1级标题 字符"/>
    <w:basedOn w:val="a0"/>
    <w:link w:val="1"/>
    <w:qFormat/>
    <w:rsid w:val="0082163A"/>
    <w:rPr>
      <w:rFonts w:ascii="Times New Roman" w:eastAsia="黑体" w:hAnsi="Times New Roman" w:cs="Times New Roman"/>
      <w:sz w:val="32"/>
      <w:szCs w:val="24"/>
    </w:rPr>
  </w:style>
  <w:style w:type="paragraph" w:customStyle="1" w:styleId="af0">
    <w:name w:val="三级标题正文"/>
    <w:basedOn w:val="3"/>
    <w:link w:val="af1"/>
    <w:qFormat/>
    <w:rsid w:val="0082163A"/>
  </w:style>
  <w:style w:type="character" w:customStyle="1" w:styleId="32">
    <w:name w:val="3级标题 字符"/>
    <w:basedOn w:val="a0"/>
    <w:link w:val="3"/>
    <w:qFormat/>
    <w:rsid w:val="0082163A"/>
    <w:rPr>
      <w:rFonts w:ascii="Times New Roman" w:eastAsia="黑体" w:hAnsi="Times New Roman" w:cs="Times New Roman"/>
      <w:sz w:val="28"/>
      <w:szCs w:val="24"/>
    </w:rPr>
  </w:style>
  <w:style w:type="character" w:customStyle="1" w:styleId="af1">
    <w:name w:val="三级标题正文 字符"/>
    <w:basedOn w:val="32"/>
    <w:link w:val="af0"/>
    <w:qFormat/>
    <w:rsid w:val="0082163A"/>
    <w:rPr>
      <w:rFonts w:ascii="Times New Roman" w:eastAsia="黑体" w:hAnsi="Times New Roman" w:cs="Times New Roman"/>
      <w:sz w:val="28"/>
      <w:szCs w:val="24"/>
    </w:rPr>
  </w:style>
  <w:style w:type="paragraph" w:customStyle="1" w:styleId="af2">
    <w:name w:val="二级标题"/>
    <w:basedOn w:val="2"/>
    <w:link w:val="af3"/>
    <w:qFormat/>
    <w:rsid w:val="0082163A"/>
  </w:style>
  <w:style w:type="character" w:customStyle="1" w:styleId="af3">
    <w:name w:val="二级标题 字符"/>
    <w:basedOn w:val="a0"/>
    <w:link w:val="af2"/>
    <w:qFormat/>
    <w:rsid w:val="0082163A"/>
    <w:rPr>
      <w:rFonts w:ascii="Times New Roman" w:eastAsia="黑体" w:hAnsi="Times New Roman" w:cs="Times New Roman"/>
      <w:sz w:val="30"/>
      <w:szCs w:val="24"/>
    </w:rPr>
  </w:style>
  <w:style w:type="character" w:customStyle="1" w:styleId="md-plain">
    <w:name w:val="md-plain"/>
    <w:basedOn w:val="a0"/>
    <w:rsid w:val="0082163A"/>
  </w:style>
  <w:style w:type="character" w:styleId="af4">
    <w:name w:val="annotation reference"/>
    <w:basedOn w:val="a0"/>
    <w:rsid w:val="0082163A"/>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8416">
      <w:bodyDiv w:val="1"/>
      <w:marLeft w:val="0"/>
      <w:marRight w:val="0"/>
      <w:marTop w:val="0"/>
      <w:marBottom w:val="0"/>
      <w:divBdr>
        <w:top w:val="none" w:sz="0" w:space="0" w:color="auto"/>
        <w:left w:val="none" w:sz="0" w:space="0" w:color="auto"/>
        <w:bottom w:val="none" w:sz="0" w:space="0" w:color="auto"/>
        <w:right w:val="none" w:sz="0" w:space="0" w:color="auto"/>
      </w:divBdr>
      <w:divsChild>
        <w:div w:id="1662734983">
          <w:marLeft w:val="0"/>
          <w:marRight w:val="0"/>
          <w:marTop w:val="0"/>
          <w:marBottom w:val="0"/>
          <w:divBdr>
            <w:top w:val="single" w:sz="2" w:space="0" w:color="auto"/>
            <w:left w:val="single" w:sz="2" w:space="0" w:color="auto"/>
            <w:bottom w:val="single" w:sz="2" w:space="0" w:color="auto"/>
            <w:right w:val="single" w:sz="2" w:space="0" w:color="auto"/>
          </w:divBdr>
        </w:div>
        <w:div w:id="602079388">
          <w:marLeft w:val="0"/>
          <w:marRight w:val="0"/>
          <w:marTop w:val="0"/>
          <w:marBottom w:val="0"/>
          <w:divBdr>
            <w:top w:val="single" w:sz="2" w:space="0" w:color="auto"/>
            <w:left w:val="single" w:sz="2" w:space="0" w:color="auto"/>
            <w:bottom w:val="single" w:sz="2" w:space="0" w:color="auto"/>
            <w:right w:val="single" w:sz="2" w:space="0" w:color="auto"/>
          </w:divBdr>
        </w:div>
        <w:div w:id="1852134852">
          <w:marLeft w:val="0"/>
          <w:marRight w:val="0"/>
          <w:marTop w:val="0"/>
          <w:marBottom w:val="0"/>
          <w:divBdr>
            <w:top w:val="single" w:sz="2" w:space="0" w:color="auto"/>
            <w:left w:val="single" w:sz="2" w:space="0" w:color="auto"/>
            <w:bottom w:val="single" w:sz="2" w:space="0" w:color="auto"/>
            <w:right w:val="single" w:sz="2" w:space="0" w:color="auto"/>
          </w:divBdr>
        </w:div>
        <w:div w:id="1404258317">
          <w:marLeft w:val="0"/>
          <w:marRight w:val="0"/>
          <w:marTop w:val="0"/>
          <w:marBottom w:val="0"/>
          <w:divBdr>
            <w:top w:val="single" w:sz="2" w:space="0" w:color="auto"/>
            <w:left w:val="single" w:sz="2" w:space="0" w:color="auto"/>
            <w:bottom w:val="single" w:sz="2" w:space="0" w:color="auto"/>
            <w:right w:val="single" w:sz="2" w:space="0" w:color="auto"/>
          </w:divBdr>
        </w:div>
        <w:div w:id="1155994887">
          <w:marLeft w:val="0"/>
          <w:marRight w:val="0"/>
          <w:marTop w:val="0"/>
          <w:marBottom w:val="0"/>
          <w:divBdr>
            <w:top w:val="single" w:sz="2" w:space="0" w:color="auto"/>
            <w:left w:val="single" w:sz="2" w:space="0" w:color="auto"/>
            <w:bottom w:val="single" w:sz="2" w:space="0" w:color="auto"/>
            <w:right w:val="single" w:sz="2" w:space="0" w:color="auto"/>
          </w:divBdr>
        </w:div>
        <w:div w:id="1076785415">
          <w:marLeft w:val="0"/>
          <w:marRight w:val="0"/>
          <w:marTop w:val="0"/>
          <w:marBottom w:val="0"/>
          <w:divBdr>
            <w:top w:val="single" w:sz="2" w:space="0" w:color="auto"/>
            <w:left w:val="single" w:sz="2" w:space="0" w:color="auto"/>
            <w:bottom w:val="single" w:sz="2" w:space="0" w:color="auto"/>
            <w:right w:val="single" w:sz="2" w:space="0" w:color="auto"/>
          </w:divBdr>
        </w:div>
        <w:div w:id="1326517212">
          <w:marLeft w:val="0"/>
          <w:marRight w:val="0"/>
          <w:marTop w:val="0"/>
          <w:marBottom w:val="0"/>
          <w:divBdr>
            <w:top w:val="single" w:sz="2" w:space="0" w:color="auto"/>
            <w:left w:val="single" w:sz="2" w:space="0" w:color="auto"/>
            <w:bottom w:val="single" w:sz="2" w:space="0" w:color="auto"/>
            <w:right w:val="single" w:sz="2" w:space="0" w:color="auto"/>
          </w:divBdr>
        </w:div>
        <w:div w:id="18285163">
          <w:marLeft w:val="0"/>
          <w:marRight w:val="0"/>
          <w:marTop w:val="0"/>
          <w:marBottom w:val="0"/>
          <w:divBdr>
            <w:top w:val="single" w:sz="2" w:space="0" w:color="auto"/>
            <w:left w:val="single" w:sz="2" w:space="0" w:color="auto"/>
            <w:bottom w:val="single" w:sz="2" w:space="0" w:color="auto"/>
            <w:right w:val="single" w:sz="2" w:space="0" w:color="auto"/>
          </w:divBdr>
        </w:div>
        <w:div w:id="1356496102">
          <w:marLeft w:val="0"/>
          <w:marRight w:val="0"/>
          <w:marTop w:val="0"/>
          <w:marBottom w:val="0"/>
          <w:divBdr>
            <w:top w:val="single" w:sz="2" w:space="0" w:color="auto"/>
            <w:left w:val="single" w:sz="2" w:space="0" w:color="auto"/>
            <w:bottom w:val="single" w:sz="2" w:space="0" w:color="auto"/>
            <w:right w:val="single" w:sz="2" w:space="0" w:color="auto"/>
          </w:divBdr>
        </w:div>
        <w:div w:id="657657854">
          <w:marLeft w:val="0"/>
          <w:marRight w:val="0"/>
          <w:marTop w:val="0"/>
          <w:marBottom w:val="0"/>
          <w:divBdr>
            <w:top w:val="single" w:sz="2" w:space="0" w:color="auto"/>
            <w:left w:val="single" w:sz="2" w:space="0" w:color="auto"/>
            <w:bottom w:val="single" w:sz="2" w:space="0" w:color="auto"/>
            <w:right w:val="single" w:sz="2" w:space="0" w:color="auto"/>
          </w:divBdr>
        </w:div>
        <w:div w:id="180701372">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8"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涛 龙</dc:creator>
  <cp:keywords/>
  <dc:description/>
  <cp:lastModifiedBy>涛 龙</cp:lastModifiedBy>
  <cp:revision>2</cp:revision>
  <dcterms:created xsi:type="dcterms:W3CDTF">2026-05-11T11:22:00Z</dcterms:created>
  <dcterms:modified xsi:type="dcterms:W3CDTF">2026-05-11T11:41:00Z</dcterms:modified>
</cp:coreProperties>
</file>